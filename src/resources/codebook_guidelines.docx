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C0C3" w14:textId="77777777" w:rsidR="003C376C" w:rsidRDefault="003C376C" w:rsidP="003C376C">
      <w:pPr>
        <w:pStyle w:val="Title"/>
        <w:jc w:val="center"/>
        <w:rPr>
          <w:lang w:val="en-GB"/>
        </w:rPr>
      </w:pPr>
      <w:r w:rsidRPr="003C376C">
        <w:rPr>
          <w:lang w:val="en-GB"/>
        </w:rPr>
        <w:t>Codebook: Carbon Dioxide Removal (CDR) Policy Database</w:t>
      </w:r>
    </w:p>
    <w:p w14:paraId="16527920" w14:textId="77777777" w:rsidR="003C376C" w:rsidRPr="003C376C" w:rsidRDefault="003C376C" w:rsidP="003C376C">
      <w:pPr>
        <w:rPr>
          <w:lang w:val="en-GB"/>
        </w:rPr>
      </w:pPr>
    </w:p>
    <w:p w14:paraId="5EC1E14A" w14:textId="77777777" w:rsidR="003C376C" w:rsidRPr="003C376C" w:rsidRDefault="003C376C" w:rsidP="003C376C">
      <w:pPr>
        <w:pStyle w:val="Title"/>
        <w:jc w:val="center"/>
        <w:rPr>
          <w:lang w:val="en-GB"/>
        </w:rPr>
      </w:pPr>
      <w:r w:rsidRPr="003C376C">
        <w:rPr>
          <w:lang w:val="en-GB"/>
        </w:rPr>
        <w:t>Scope, Definitions, and Coding Procedures</w:t>
      </w:r>
    </w:p>
    <w:p w14:paraId="4EECB5D0" w14:textId="77777777" w:rsidR="003C376C" w:rsidRPr="003C376C" w:rsidRDefault="003C376C" w:rsidP="003C376C">
      <w:pPr>
        <w:rPr>
          <w:lang w:val="en-GB"/>
        </w:rPr>
      </w:pPr>
    </w:p>
    <w:p w14:paraId="6A07D5E9" w14:textId="77777777" w:rsidR="003C376C" w:rsidRPr="00DB24DC" w:rsidRDefault="003C376C" w:rsidP="003C376C">
      <w:pPr>
        <w:rPr>
          <w:sz w:val="22"/>
          <w:szCs w:val="22"/>
          <w:lang w:val="en-GB"/>
        </w:rPr>
      </w:pPr>
      <w:r w:rsidRPr="00DB24DC">
        <w:rPr>
          <w:sz w:val="22"/>
          <w:szCs w:val="22"/>
          <w:lang w:val="en-GB"/>
        </w:rPr>
        <w:t>Version: 1.0</w:t>
      </w:r>
    </w:p>
    <w:p w14:paraId="0831FE1E" w14:textId="29759551" w:rsidR="003C376C" w:rsidRPr="00DB24DC" w:rsidRDefault="003C376C" w:rsidP="003C376C">
      <w:pPr>
        <w:rPr>
          <w:sz w:val="22"/>
          <w:szCs w:val="22"/>
          <w:lang w:val="en-GB"/>
        </w:rPr>
      </w:pPr>
      <w:r w:rsidRPr="102A310C">
        <w:rPr>
          <w:sz w:val="22"/>
          <w:szCs w:val="22"/>
          <w:lang w:val="en-GB"/>
        </w:rPr>
        <w:t xml:space="preserve">Last updated: </w:t>
      </w:r>
      <w:r w:rsidRPr="102A310C">
        <w:rPr>
          <w:sz w:val="22"/>
          <w:szCs w:val="22"/>
          <w:highlight w:val="yellow"/>
          <w:lang w:val="en-GB"/>
        </w:rPr>
        <w:t>31 January 2026</w:t>
      </w:r>
    </w:p>
    <w:p w14:paraId="00EE6D97" w14:textId="77777777" w:rsidR="003C376C" w:rsidRPr="00EF47F5" w:rsidRDefault="003C376C" w:rsidP="003C376C">
      <w:pPr>
        <w:rPr>
          <w:b/>
          <w:bCs/>
          <w:sz w:val="22"/>
          <w:szCs w:val="22"/>
          <w:lang w:val="en-GB"/>
        </w:rPr>
      </w:pPr>
      <w:r w:rsidRPr="00EF47F5">
        <w:rPr>
          <w:b/>
          <w:bCs/>
          <w:sz w:val="22"/>
          <w:szCs w:val="22"/>
          <w:lang w:val="en-GB"/>
        </w:rPr>
        <w:t>Authors</w:t>
      </w:r>
    </w:p>
    <w:p w14:paraId="2709CD47" w14:textId="78171745" w:rsidR="00BA5CA9" w:rsidRPr="00DB24DC" w:rsidRDefault="00BA5CA9" w:rsidP="003C376C">
      <w:pPr>
        <w:rPr>
          <w:sz w:val="22"/>
          <w:szCs w:val="22"/>
          <w:lang w:val="en-GB"/>
        </w:rPr>
      </w:pPr>
      <w:r w:rsidRPr="00DB24DC">
        <w:rPr>
          <w:sz w:val="22"/>
          <w:szCs w:val="22"/>
          <w:lang w:val="en-GB"/>
        </w:rPr>
        <w:t>Elina Brutschin, International Institute for Applied Systems Analysis (IIASA)</w:t>
      </w:r>
    </w:p>
    <w:p w14:paraId="27895C4E" w14:textId="640EAF0F" w:rsidR="00BA5CA9" w:rsidRPr="00DB24DC" w:rsidRDefault="00BA5CA9" w:rsidP="00BA5CA9">
      <w:pPr>
        <w:rPr>
          <w:sz w:val="22"/>
          <w:szCs w:val="22"/>
          <w:lang w:val="en-GB"/>
        </w:rPr>
      </w:pPr>
      <w:r w:rsidRPr="00DB24DC">
        <w:rPr>
          <w:sz w:val="22"/>
          <w:szCs w:val="22"/>
          <w:lang w:val="en-GB"/>
        </w:rPr>
        <w:t>Katie Lebling, World Resources Institute (WRI)</w:t>
      </w:r>
    </w:p>
    <w:p w14:paraId="2B7079DD" w14:textId="7F53828C" w:rsidR="00BA5CA9" w:rsidRPr="00DB24DC" w:rsidRDefault="00BA5CA9" w:rsidP="00BA5CA9">
      <w:pPr>
        <w:rPr>
          <w:sz w:val="22"/>
          <w:szCs w:val="22"/>
          <w:lang w:val="en-GB"/>
        </w:rPr>
      </w:pPr>
      <w:r w:rsidRPr="00DB24DC">
        <w:rPr>
          <w:sz w:val="22"/>
          <w:szCs w:val="22"/>
          <w:lang w:val="en-GB"/>
        </w:rPr>
        <w:t>Oliver Geden, German Institute for International and Security Affairs (SWP)</w:t>
      </w:r>
    </w:p>
    <w:p w14:paraId="35CBFDBE" w14:textId="2F5A53B6" w:rsidR="00BA5CA9" w:rsidRPr="00DB24DC" w:rsidRDefault="00BA5CA9" w:rsidP="00BA5CA9">
      <w:pPr>
        <w:rPr>
          <w:sz w:val="22"/>
          <w:szCs w:val="22"/>
          <w:lang w:val="en-GB"/>
        </w:rPr>
      </w:pPr>
      <w:r w:rsidRPr="00DB24DC">
        <w:rPr>
          <w:sz w:val="22"/>
          <w:szCs w:val="22"/>
          <w:lang w:val="en-GB"/>
        </w:rPr>
        <w:t>Leona Tenkhoff, German Institute for International and Security Affairs (SWP)</w:t>
      </w:r>
    </w:p>
    <w:p w14:paraId="33E24F62" w14:textId="2C1F323C" w:rsidR="00BA5CA9" w:rsidRPr="00DB24DC" w:rsidRDefault="00BA5CA9" w:rsidP="00BA5CA9">
      <w:pPr>
        <w:rPr>
          <w:sz w:val="22"/>
          <w:szCs w:val="22"/>
          <w:lang w:val="en-GB"/>
        </w:rPr>
      </w:pPr>
      <w:r w:rsidRPr="00DB24DC">
        <w:rPr>
          <w:sz w:val="22"/>
          <w:szCs w:val="22"/>
          <w:lang w:val="en-GB"/>
        </w:rPr>
        <w:t>Carley Reynolds, Potsdam Institute for Climate Impact Research (PIK)</w:t>
      </w:r>
    </w:p>
    <w:p w14:paraId="4A5B2509" w14:textId="55A01DCC" w:rsidR="00BA5CA9" w:rsidRPr="00DB24DC" w:rsidRDefault="00BA5CA9" w:rsidP="00BA5CA9">
      <w:pPr>
        <w:rPr>
          <w:sz w:val="22"/>
          <w:szCs w:val="22"/>
          <w:lang w:val="en-GB"/>
        </w:rPr>
      </w:pPr>
      <w:r w:rsidRPr="00DB24DC">
        <w:rPr>
          <w:sz w:val="22"/>
          <w:szCs w:val="22"/>
          <w:lang w:val="en-GB"/>
        </w:rPr>
        <w:t>Alexis Dunand, Carbon Gap</w:t>
      </w:r>
    </w:p>
    <w:p w14:paraId="52BACBB0" w14:textId="075A3663" w:rsidR="00BA5CA9" w:rsidRPr="00DB24DC" w:rsidRDefault="00BA5CA9" w:rsidP="00BA5CA9">
      <w:pPr>
        <w:rPr>
          <w:sz w:val="22"/>
          <w:szCs w:val="22"/>
          <w:lang w:val="en-GB"/>
        </w:rPr>
      </w:pPr>
      <w:r w:rsidRPr="00DB24DC">
        <w:rPr>
          <w:sz w:val="22"/>
          <w:szCs w:val="22"/>
          <w:lang w:val="en-GB"/>
        </w:rPr>
        <w:t>Lisa Voigt, German Institute for International and Security Affairs (SWP); Hertie School</w:t>
      </w:r>
    </w:p>
    <w:p w14:paraId="51F51FCF" w14:textId="2B203D77" w:rsidR="003C376C" w:rsidRPr="00DB24DC" w:rsidRDefault="00BA5CA9" w:rsidP="003C376C">
      <w:pPr>
        <w:rPr>
          <w:sz w:val="22"/>
          <w:szCs w:val="22"/>
          <w:lang w:val="en-GB"/>
        </w:rPr>
      </w:pPr>
      <w:r w:rsidRPr="00DB24DC">
        <w:rPr>
          <w:sz w:val="22"/>
          <w:szCs w:val="22"/>
          <w:lang w:val="en-GB"/>
        </w:rPr>
        <w:t>Nicoletta Brazzola, German Institute for International and Security Affairs (SWP); University of Oxford</w:t>
      </w:r>
    </w:p>
    <w:p w14:paraId="71EBEEB9" w14:textId="1F8B8DB0" w:rsidR="003C376C" w:rsidRPr="00EF47F5" w:rsidRDefault="003C376C" w:rsidP="003C376C">
      <w:pPr>
        <w:rPr>
          <w:b/>
          <w:bCs/>
          <w:sz w:val="22"/>
          <w:szCs w:val="22"/>
          <w:lang w:val="en-GB"/>
        </w:rPr>
      </w:pPr>
      <w:r w:rsidRPr="00EF47F5">
        <w:rPr>
          <w:b/>
          <w:bCs/>
          <w:sz w:val="22"/>
          <w:szCs w:val="22"/>
          <w:lang w:val="en-GB"/>
        </w:rPr>
        <w:t>Contributors and Expert Coders</w:t>
      </w:r>
    </w:p>
    <w:p w14:paraId="2762DB60" w14:textId="2CE17BDD" w:rsidR="003C376C" w:rsidRPr="00DB24DC" w:rsidRDefault="003C376C" w:rsidP="003C376C">
      <w:pPr>
        <w:rPr>
          <w:sz w:val="22"/>
          <w:szCs w:val="22"/>
          <w:lang w:val="en-GB"/>
        </w:rPr>
      </w:pPr>
      <w:r w:rsidRPr="00DB24DC">
        <w:rPr>
          <w:sz w:val="22"/>
          <w:szCs w:val="22"/>
          <w:lang w:val="en-GB"/>
        </w:rPr>
        <w:t>This codebook and the associated database were developed with contributions from multiple expert coders and reviewers. All policies were independently coded and validated by at least two experts to ensure consistency and accuracy.</w:t>
      </w:r>
    </w:p>
    <w:p w14:paraId="4A4813EA" w14:textId="4E4D624B" w:rsidR="003C376C" w:rsidRPr="00DB24DC" w:rsidRDefault="003C376C" w:rsidP="003C376C">
      <w:pPr>
        <w:rPr>
          <w:sz w:val="22"/>
          <w:szCs w:val="22"/>
          <w:lang w:val="en-GB"/>
        </w:rPr>
      </w:pPr>
      <w:r w:rsidRPr="00DB24DC">
        <w:rPr>
          <w:sz w:val="22"/>
          <w:szCs w:val="22"/>
          <w:lang w:val="en-GB"/>
        </w:rPr>
        <w:t>Suggested Citation</w:t>
      </w:r>
      <w:r w:rsidR="00EF47F5">
        <w:rPr>
          <w:sz w:val="22"/>
          <w:szCs w:val="22"/>
          <w:lang w:val="en-GB"/>
        </w:rPr>
        <w:t xml:space="preserve"> (TBD)</w:t>
      </w:r>
    </w:p>
    <w:p w14:paraId="4A30CDCD" w14:textId="77777777" w:rsidR="003C376C" w:rsidRPr="00DB24DC" w:rsidRDefault="003C376C" w:rsidP="003C376C">
      <w:pPr>
        <w:rPr>
          <w:sz w:val="22"/>
          <w:szCs w:val="22"/>
          <w:lang w:val="en-GB"/>
        </w:rPr>
      </w:pPr>
      <w:r w:rsidRPr="00DB24DC">
        <w:rPr>
          <w:sz w:val="22"/>
          <w:szCs w:val="22"/>
          <w:lang w:val="en-GB"/>
        </w:rPr>
        <w:t>[Author(s)] (2026). Codebook for the Carbon Dioxide Removal (CDR) Policy Database. Version 1.0.</w:t>
      </w:r>
    </w:p>
    <w:p w14:paraId="5CD4F1E3" w14:textId="77777777" w:rsidR="003C376C" w:rsidRPr="00DB24DC" w:rsidRDefault="003C376C" w:rsidP="003C376C">
      <w:pPr>
        <w:rPr>
          <w:sz w:val="22"/>
          <w:szCs w:val="22"/>
          <w:lang w:val="en-GB"/>
        </w:rPr>
      </w:pPr>
    </w:p>
    <w:p w14:paraId="705081EE" w14:textId="77777777" w:rsidR="003C376C" w:rsidRPr="00DB24DC" w:rsidRDefault="003C376C" w:rsidP="003C376C">
      <w:pPr>
        <w:rPr>
          <w:sz w:val="22"/>
          <w:szCs w:val="22"/>
          <w:lang w:val="en-GB"/>
        </w:rPr>
      </w:pPr>
      <w:r w:rsidRPr="00DB24DC">
        <w:rPr>
          <w:sz w:val="22"/>
          <w:szCs w:val="22"/>
          <w:lang w:val="en-GB"/>
        </w:rPr>
        <w:t>For questions regarding the codebook, data, or coding procedures, please contact:</w:t>
      </w:r>
    </w:p>
    <w:p w14:paraId="44B4222E" w14:textId="5BEF972E" w:rsidR="003C376C" w:rsidRDefault="00DB24DC" w:rsidP="00EF47F5">
      <w:pPr>
        <w:rPr>
          <w:sz w:val="22"/>
          <w:szCs w:val="22"/>
          <w:lang w:val="en-GB"/>
        </w:rPr>
      </w:pPr>
      <w:r w:rsidRPr="00DB24DC">
        <w:rPr>
          <w:sz w:val="22"/>
          <w:szCs w:val="22"/>
          <w:lang w:val="en-GB"/>
        </w:rPr>
        <w:t xml:space="preserve">Elina Brutschin, </w:t>
      </w:r>
      <w:hyperlink r:id="rId11" w:history="1">
        <w:r w:rsidR="00EF47F5" w:rsidRPr="006B5877">
          <w:rPr>
            <w:rStyle w:val="Hyperlink"/>
            <w:sz w:val="22"/>
            <w:szCs w:val="22"/>
            <w:lang w:val="en-GB"/>
          </w:rPr>
          <w:t>brutschin@iiasa.ac.at</w:t>
        </w:r>
      </w:hyperlink>
    </w:p>
    <w:p w14:paraId="25916434" w14:textId="77777777" w:rsidR="00EF47F5" w:rsidRDefault="00EF47F5" w:rsidP="00EF47F5">
      <w:pPr>
        <w:rPr>
          <w:sz w:val="22"/>
          <w:szCs w:val="22"/>
          <w:lang w:val="en-GB"/>
        </w:rPr>
      </w:pPr>
    </w:p>
    <w:sdt>
      <w:sdtPr>
        <w:rPr>
          <w:rFonts w:asciiTheme="minorHAnsi" w:eastAsiaTheme="minorEastAsia" w:hAnsiTheme="minorHAnsi" w:cstheme="minorBidi"/>
          <w:color w:val="auto"/>
          <w:sz w:val="24"/>
          <w:szCs w:val="24"/>
          <w:lang w:val="de-DE"/>
        </w:rPr>
        <w:id w:val="892388382"/>
        <w:docPartObj>
          <w:docPartGallery w:val="Table of Contents"/>
          <w:docPartUnique/>
        </w:docPartObj>
      </w:sdtPr>
      <w:sdtEndPr>
        <w:rPr>
          <w:b/>
          <w:bCs/>
          <w:noProof/>
        </w:rPr>
      </w:sdtEndPr>
      <w:sdtContent>
        <w:p w14:paraId="5D28382F" w14:textId="12AD3A0A" w:rsidR="009221A9" w:rsidRDefault="009221A9">
          <w:pPr>
            <w:pStyle w:val="TOCHeading"/>
          </w:pPr>
          <w:r>
            <w:t>Contents</w:t>
          </w:r>
        </w:p>
        <w:p w14:paraId="752BD99F" w14:textId="412DDED1" w:rsidR="008736FC" w:rsidRDefault="009221A9">
          <w:pPr>
            <w:pStyle w:val="TOC1"/>
            <w:tabs>
              <w:tab w:val="left" w:pos="480"/>
              <w:tab w:val="right" w:leader="dot" w:pos="9016"/>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220249833" w:history="1">
            <w:r w:rsidR="008736FC" w:rsidRPr="00AB5F51">
              <w:rPr>
                <w:rStyle w:val="Hyperlink"/>
                <w:noProof/>
              </w:rPr>
              <w:t>1.</w:t>
            </w:r>
            <w:r w:rsidR="008736FC">
              <w:rPr>
                <w:rFonts w:eastAsiaTheme="minorEastAsia"/>
                <w:noProof/>
                <w:kern w:val="2"/>
                <w:lang w:val="en-GB" w:eastAsia="en-GB"/>
                <w14:ligatures w14:val="standardContextual"/>
              </w:rPr>
              <w:tab/>
            </w:r>
            <w:r w:rsidR="008736FC" w:rsidRPr="00AB5F51">
              <w:rPr>
                <w:rStyle w:val="Hyperlink"/>
                <w:noProof/>
              </w:rPr>
              <w:t>General scope and sources</w:t>
            </w:r>
            <w:r w:rsidR="008736FC">
              <w:rPr>
                <w:noProof/>
                <w:webHidden/>
              </w:rPr>
              <w:tab/>
            </w:r>
            <w:r w:rsidR="008736FC">
              <w:rPr>
                <w:noProof/>
                <w:webHidden/>
              </w:rPr>
              <w:fldChar w:fldCharType="begin"/>
            </w:r>
            <w:r w:rsidR="008736FC">
              <w:rPr>
                <w:noProof/>
                <w:webHidden/>
              </w:rPr>
              <w:instrText xml:space="preserve"> PAGEREF _Toc220249833 \h </w:instrText>
            </w:r>
            <w:r w:rsidR="008736FC">
              <w:rPr>
                <w:noProof/>
                <w:webHidden/>
              </w:rPr>
            </w:r>
            <w:r w:rsidR="008736FC">
              <w:rPr>
                <w:noProof/>
                <w:webHidden/>
              </w:rPr>
              <w:fldChar w:fldCharType="separate"/>
            </w:r>
            <w:r w:rsidR="008736FC">
              <w:rPr>
                <w:noProof/>
                <w:webHidden/>
              </w:rPr>
              <w:t>3</w:t>
            </w:r>
            <w:r w:rsidR="008736FC">
              <w:rPr>
                <w:noProof/>
                <w:webHidden/>
              </w:rPr>
              <w:fldChar w:fldCharType="end"/>
            </w:r>
          </w:hyperlink>
        </w:p>
        <w:p w14:paraId="2E48903D" w14:textId="35FF6CAD" w:rsidR="008736FC" w:rsidRDefault="008736FC">
          <w:pPr>
            <w:pStyle w:val="TOC1"/>
            <w:tabs>
              <w:tab w:val="left" w:pos="480"/>
              <w:tab w:val="right" w:leader="dot" w:pos="9016"/>
            </w:tabs>
            <w:rPr>
              <w:rFonts w:eastAsiaTheme="minorEastAsia"/>
              <w:noProof/>
              <w:kern w:val="2"/>
              <w:lang w:val="en-GB" w:eastAsia="en-GB"/>
              <w14:ligatures w14:val="standardContextual"/>
            </w:rPr>
          </w:pPr>
          <w:hyperlink w:anchor="_Toc220249834" w:history="1">
            <w:r w:rsidRPr="00AB5F51">
              <w:rPr>
                <w:rStyle w:val="Hyperlink"/>
                <w:noProof/>
                <w:lang w:val="en-US"/>
              </w:rPr>
              <w:t>2.</w:t>
            </w:r>
            <w:r>
              <w:rPr>
                <w:rFonts w:eastAsiaTheme="minorEastAsia"/>
                <w:noProof/>
                <w:kern w:val="2"/>
                <w:lang w:val="en-GB" w:eastAsia="en-GB"/>
                <w14:ligatures w14:val="standardContextual"/>
              </w:rPr>
              <w:tab/>
            </w:r>
            <w:r w:rsidRPr="00AB5F51">
              <w:rPr>
                <w:rStyle w:val="Hyperlink"/>
                <w:noProof/>
                <w:lang w:val="en-US"/>
              </w:rPr>
              <w:t>Main categories</w:t>
            </w:r>
            <w:r>
              <w:rPr>
                <w:noProof/>
                <w:webHidden/>
              </w:rPr>
              <w:tab/>
            </w:r>
            <w:r>
              <w:rPr>
                <w:noProof/>
                <w:webHidden/>
              </w:rPr>
              <w:fldChar w:fldCharType="begin"/>
            </w:r>
            <w:r>
              <w:rPr>
                <w:noProof/>
                <w:webHidden/>
              </w:rPr>
              <w:instrText xml:space="preserve"> PAGEREF _Toc220249834 \h </w:instrText>
            </w:r>
            <w:r>
              <w:rPr>
                <w:noProof/>
                <w:webHidden/>
              </w:rPr>
            </w:r>
            <w:r>
              <w:rPr>
                <w:noProof/>
                <w:webHidden/>
              </w:rPr>
              <w:fldChar w:fldCharType="separate"/>
            </w:r>
            <w:r>
              <w:rPr>
                <w:noProof/>
                <w:webHidden/>
              </w:rPr>
              <w:t>5</w:t>
            </w:r>
            <w:r>
              <w:rPr>
                <w:noProof/>
                <w:webHidden/>
              </w:rPr>
              <w:fldChar w:fldCharType="end"/>
            </w:r>
          </w:hyperlink>
        </w:p>
        <w:p w14:paraId="30D24828" w14:textId="44311F65" w:rsidR="008736FC" w:rsidRDefault="008736FC">
          <w:pPr>
            <w:pStyle w:val="TOC1"/>
            <w:tabs>
              <w:tab w:val="left" w:pos="480"/>
              <w:tab w:val="right" w:leader="dot" w:pos="9016"/>
            </w:tabs>
            <w:rPr>
              <w:rFonts w:eastAsiaTheme="minorEastAsia"/>
              <w:noProof/>
              <w:kern w:val="2"/>
              <w:lang w:val="en-GB" w:eastAsia="en-GB"/>
              <w14:ligatures w14:val="standardContextual"/>
            </w:rPr>
          </w:pPr>
          <w:hyperlink w:anchor="_Toc220249835" w:history="1">
            <w:r w:rsidRPr="00AB5F51">
              <w:rPr>
                <w:rStyle w:val="Hyperlink"/>
                <w:noProof/>
              </w:rPr>
              <w:t>3.</w:t>
            </w:r>
            <w:r>
              <w:rPr>
                <w:rFonts w:eastAsiaTheme="minorEastAsia"/>
                <w:noProof/>
                <w:kern w:val="2"/>
                <w:lang w:val="en-GB" w:eastAsia="en-GB"/>
                <w14:ligatures w14:val="standardContextual"/>
              </w:rPr>
              <w:tab/>
            </w:r>
            <w:r w:rsidRPr="00AB5F51">
              <w:rPr>
                <w:rStyle w:val="Hyperlink"/>
                <w:noProof/>
              </w:rPr>
              <w:t>Aggregation Rules</w:t>
            </w:r>
            <w:r>
              <w:rPr>
                <w:noProof/>
                <w:webHidden/>
              </w:rPr>
              <w:tab/>
            </w:r>
            <w:r>
              <w:rPr>
                <w:noProof/>
                <w:webHidden/>
              </w:rPr>
              <w:fldChar w:fldCharType="begin"/>
            </w:r>
            <w:r>
              <w:rPr>
                <w:noProof/>
                <w:webHidden/>
              </w:rPr>
              <w:instrText xml:space="preserve"> PAGEREF _Toc220249835 \h </w:instrText>
            </w:r>
            <w:r>
              <w:rPr>
                <w:noProof/>
                <w:webHidden/>
              </w:rPr>
            </w:r>
            <w:r>
              <w:rPr>
                <w:noProof/>
                <w:webHidden/>
              </w:rPr>
              <w:fldChar w:fldCharType="separate"/>
            </w:r>
            <w:r>
              <w:rPr>
                <w:noProof/>
                <w:webHidden/>
              </w:rPr>
              <w:t>9</w:t>
            </w:r>
            <w:r>
              <w:rPr>
                <w:noProof/>
                <w:webHidden/>
              </w:rPr>
              <w:fldChar w:fldCharType="end"/>
            </w:r>
          </w:hyperlink>
        </w:p>
        <w:p w14:paraId="6B00454E" w14:textId="0E26F1C3" w:rsidR="009221A9" w:rsidRDefault="009221A9">
          <w:r>
            <w:rPr>
              <w:b/>
              <w:bCs/>
              <w:noProof/>
            </w:rPr>
            <w:fldChar w:fldCharType="end"/>
          </w:r>
        </w:p>
      </w:sdtContent>
    </w:sdt>
    <w:p w14:paraId="5F2BD6A9" w14:textId="0E770E68" w:rsidR="009221A9" w:rsidRDefault="009221A9">
      <w:pPr>
        <w:rPr>
          <w:sz w:val="22"/>
          <w:szCs w:val="22"/>
          <w:lang w:val="en-GB"/>
        </w:rPr>
      </w:pPr>
      <w:r w:rsidRPr="4920596A">
        <w:rPr>
          <w:sz w:val="22"/>
          <w:szCs w:val="22"/>
          <w:lang w:val="en-GB"/>
        </w:rPr>
        <w:br w:type="page"/>
      </w:r>
    </w:p>
    <w:p w14:paraId="6FD9279E" w14:textId="303036D4" w:rsidR="3CAE220F" w:rsidRDefault="02423047" w:rsidP="11BAFE02">
      <w:pPr>
        <w:pStyle w:val="Heading1"/>
        <w:numPr>
          <w:ilvl w:val="0"/>
          <w:numId w:val="18"/>
        </w:numPr>
      </w:pPr>
      <w:bookmarkStart w:id="0" w:name="_Toc220249833"/>
      <w:r>
        <w:lastRenderedPageBreak/>
        <w:t>General scope</w:t>
      </w:r>
      <w:r w:rsidR="7A2915AD">
        <w:t xml:space="preserve"> and sources</w:t>
      </w:r>
      <w:bookmarkEnd w:id="0"/>
    </w:p>
    <w:p w14:paraId="5ACF87C9" w14:textId="2A745E38" w:rsidR="00E7602B" w:rsidRPr="000073D8" w:rsidRDefault="00187C3D" w:rsidP="746A6DCE">
      <w:pPr>
        <w:spacing w:before="240" w:after="240" w:line="240" w:lineRule="auto"/>
        <w:rPr>
          <w:lang w:val="en-GB"/>
        </w:rPr>
      </w:pPr>
      <w:r w:rsidRPr="746A6DCE">
        <w:rPr>
          <w:b/>
          <w:bCs/>
          <w:lang w:val="en-GB"/>
        </w:rPr>
        <w:t>Definition of Policy</w:t>
      </w:r>
    </w:p>
    <w:p w14:paraId="24560C4E" w14:textId="4C5DAF92" w:rsidR="00E7602B" w:rsidRPr="000073D8" w:rsidRDefault="00E7602B" w:rsidP="746A6DCE">
      <w:pPr>
        <w:spacing w:before="240" w:after="240" w:line="240" w:lineRule="auto"/>
        <w:rPr>
          <w:lang w:val="en-GB"/>
        </w:rPr>
      </w:pPr>
      <w:r w:rsidRPr="746A6DCE">
        <w:rPr>
          <w:lang w:val="en-GB"/>
        </w:rPr>
        <w:t>A policy broadly refers to any public measure—such as a law, regulation, strategy, target, or official communication—</w:t>
      </w:r>
      <w:r w:rsidRPr="746A6DCE">
        <w:rPr>
          <w:b/>
          <w:bCs/>
          <w:lang w:val="en-GB"/>
        </w:rPr>
        <w:t>that is currently relevant and applicable</w:t>
      </w:r>
      <w:r w:rsidRPr="746A6DCE">
        <w:rPr>
          <w:lang w:val="en-GB"/>
        </w:rPr>
        <w:t xml:space="preserve">, and that is in force, enacted, or formally announced at the national or regional level. </w:t>
      </w:r>
      <w:r w:rsidRPr="746A6DCE">
        <w:rPr>
          <w:b/>
          <w:bCs/>
          <w:lang w:val="en-GB"/>
        </w:rPr>
        <w:t>Only policies that remain valid at the time of data collection are included in the database</w:t>
      </w:r>
      <w:r w:rsidR="00383200" w:rsidRPr="746A6DCE">
        <w:rPr>
          <w:b/>
          <w:bCs/>
          <w:lang w:val="en-GB"/>
        </w:rPr>
        <w:t xml:space="preserve"> (last update 31.01.2026)</w:t>
      </w:r>
      <w:r w:rsidRPr="746A6DCE">
        <w:rPr>
          <w:lang w:val="en-GB"/>
        </w:rPr>
        <w:t xml:space="preserve">. Policies may span multiple instrument types and sectors and are included when they have a clear and demonstrable connection to carbon dioxide removal (CDR) </w:t>
      </w:r>
      <w:commentRangeStart w:id="1"/>
      <w:commentRangeStart w:id="2"/>
      <w:r w:rsidR="3F3AD3AE" w:rsidRPr="746A6DCE">
        <w:rPr>
          <w:lang w:val="en-GB"/>
        </w:rPr>
        <w:t>methods</w:t>
      </w:r>
      <w:commentRangeEnd w:id="1"/>
      <w:r w:rsidRPr="746A6DCE">
        <w:rPr>
          <w:rStyle w:val="CommentReference"/>
          <w:sz w:val="24"/>
          <w:szCs w:val="24"/>
          <w:lang w:val="en-GB"/>
        </w:rPr>
        <w:commentReference w:id="1"/>
      </w:r>
      <w:commentRangeEnd w:id="2"/>
      <w:r w:rsidRPr="746A6DCE">
        <w:rPr>
          <w:rStyle w:val="CommentReference"/>
          <w:sz w:val="24"/>
          <w:szCs w:val="24"/>
          <w:lang w:val="en-GB"/>
        </w:rPr>
        <w:commentReference w:id="2"/>
      </w:r>
      <w:r w:rsidRPr="746A6DCE">
        <w:rPr>
          <w:lang w:val="en-GB"/>
        </w:rPr>
        <w:t xml:space="preserve">, including by enabling or constraining relevant land- or ocean-based activities. The dataset </w:t>
      </w:r>
      <w:r w:rsidR="000073D8" w:rsidRPr="746A6DCE">
        <w:rPr>
          <w:lang w:val="en-GB"/>
        </w:rPr>
        <w:t>includes</w:t>
      </w:r>
      <w:r w:rsidRPr="746A6DCE">
        <w:rPr>
          <w:lang w:val="en-GB"/>
        </w:rPr>
        <w:t xml:space="preserve"> binding policies (legally enforceable measures that are enacted or in force) and non-binding policies </w:t>
      </w:r>
      <w:commentRangeStart w:id="3"/>
      <w:r w:rsidRPr="746A6DCE">
        <w:rPr>
          <w:lang w:val="en-GB"/>
        </w:rPr>
        <w:t>(formal announcements,</w:t>
      </w:r>
      <w:commentRangeEnd w:id="3"/>
      <w:r w:rsidRPr="746A6DCE">
        <w:rPr>
          <w:rStyle w:val="CommentReference"/>
          <w:sz w:val="24"/>
          <w:szCs w:val="24"/>
          <w:lang w:val="en-GB"/>
        </w:rPr>
        <w:commentReference w:id="3"/>
      </w:r>
      <w:r w:rsidRPr="746A6DCE">
        <w:rPr>
          <w:lang w:val="en-GB"/>
        </w:rPr>
        <w:t xml:space="preserve"> strategies, or targets that signal intent but lack legal force</w:t>
      </w:r>
      <w:r w:rsidR="000073D8" w:rsidRPr="746A6DCE">
        <w:rPr>
          <w:lang w:val="en-GB"/>
        </w:rPr>
        <w:t>).</w:t>
      </w:r>
      <w:r w:rsidR="1448797E" w:rsidRPr="746A6DCE">
        <w:rPr>
          <w:lang w:val="en-GB"/>
        </w:rPr>
        <w:t xml:space="preserve"> </w:t>
      </w:r>
      <w:r w:rsidR="1448797E" w:rsidRPr="746A6DCE">
        <w:rPr>
          <w:rFonts w:ascii="Aptos" w:eastAsia="Aptos" w:hAnsi="Aptos" w:cs="Aptos"/>
          <w:lang w:val="en-GB"/>
        </w:rPr>
        <w:t>Policy inclusion is guided by the coding framework but relies on</w:t>
      </w:r>
      <w:r w:rsidR="1448797E" w:rsidRPr="746A6DCE">
        <w:rPr>
          <w:rFonts w:ascii="Aptos" w:eastAsia="Aptos" w:hAnsi="Aptos" w:cs="Aptos"/>
          <w:b/>
          <w:bCs/>
          <w:lang w:val="en-GB"/>
        </w:rPr>
        <w:t xml:space="preserve"> informed expert assessment to evaluate relevance in ambiguous cases</w:t>
      </w:r>
      <w:r w:rsidR="1448797E" w:rsidRPr="746A6DCE">
        <w:rPr>
          <w:rFonts w:ascii="Aptos" w:eastAsia="Aptos" w:hAnsi="Aptos" w:cs="Aptos"/>
          <w:lang w:val="en-GB"/>
        </w:rPr>
        <w:t>, particularly where links to CDR are indirect, emerging, or context-specific.</w:t>
      </w:r>
    </w:p>
    <w:p w14:paraId="4DCE4CA8" w14:textId="7AFBAE2E" w:rsidR="00187C3D" w:rsidRPr="00187C3D" w:rsidRDefault="00187C3D" w:rsidP="746A6DCE">
      <w:pPr>
        <w:spacing w:before="240" w:after="240" w:line="240" w:lineRule="auto"/>
        <w:rPr>
          <w:b/>
          <w:bCs/>
          <w:lang w:val="en-GB"/>
        </w:rPr>
      </w:pPr>
      <w:r w:rsidRPr="746A6DCE">
        <w:rPr>
          <w:b/>
          <w:bCs/>
          <w:lang w:val="en-GB"/>
        </w:rPr>
        <w:t>Unit of Analysi</w:t>
      </w:r>
      <w:r w:rsidR="00C02D6A" w:rsidRPr="746A6DCE">
        <w:rPr>
          <w:b/>
          <w:bCs/>
          <w:lang w:val="en-GB"/>
        </w:rPr>
        <w:t>s</w:t>
      </w:r>
    </w:p>
    <w:p w14:paraId="37961273" w14:textId="442FA3E7" w:rsidR="00187C3D" w:rsidRPr="00187C3D" w:rsidRDefault="00187C3D" w:rsidP="746A6DCE">
      <w:pPr>
        <w:spacing w:before="240" w:after="240" w:line="240" w:lineRule="auto"/>
        <w:rPr>
          <w:lang w:val="en-GB"/>
        </w:rPr>
      </w:pPr>
      <w:r w:rsidRPr="746A6DCE">
        <w:rPr>
          <w:lang w:val="en-GB"/>
        </w:rPr>
        <w:t xml:space="preserve">Each row represents a single policy instrument (e.g., law, regulation, strategy, or official communication) that </w:t>
      </w:r>
      <w:r w:rsidRPr="746A6DCE">
        <w:rPr>
          <w:b/>
          <w:bCs/>
          <w:lang w:val="en-GB"/>
        </w:rPr>
        <w:t>is in force, enacted, or formally communicated at the national or regional level</w:t>
      </w:r>
      <w:r w:rsidRPr="746A6DCE">
        <w:rPr>
          <w:lang w:val="en-GB"/>
        </w:rPr>
        <w:t>. A single policy may cover multiple instrument types and sectors.</w:t>
      </w:r>
    </w:p>
    <w:p w14:paraId="46D8E9E7" w14:textId="448DFE71" w:rsidR="00187C3D" w:rsidRPr="00DB4E3B" w:rsidRDefault="00187C3D" w:rsidP="746A6DCE">
      <w:pPr>
        <w:spacing w:before="240" w:after="240" w:line="240" w:lineRule="auto"/>
        <w:rPr>
          <w:b/>
          <w:bCs/>
          <w:lang w:val="en-GB"/>
        </w:rPr>
      </w:pPr>
      <w:r w:rsidRPr="746A6DCE">
        <w:rPr>
          <w:b/>
          <w:bCs/>
          <w:lang w:val="en-GB"/>
        </w:rPr>
        <w:t>Coding Approach</w:t>
      </w:r>
    </w:p>
    <w:p w14:paraId="15233C2A" w14:textId="1511EA78" w:rsidR="00EF6694" w:rsidRPr="00EF6694" w:rsidRDefault="00EF6694" w:rsidP="746A6DCE">
      <w:pPr>
        <w:spacing w:before="240" w:after="240" w:line="240" w:lineRule="auto"/>
        <w:rPr>
          <w:lang w:val="en-GB"/>
        </w:rPr>
      </w:pPr>
      <w:r w:rsidRPr="746A6DCE">
        <w:rPr>
          <w:lang w:val="en-GB"/>
        </w:rPr>
        <w:t>Once identified, each policy is systematically reviewed and coded using a standardized set of indicators (see table below). All policies are coded and validated by at least two experts, who assess whether the policy is clearly related to CDR and whether the coding is consistent with the categories and guidelines specified in the coding instructions document.</w:t>
      </w:r>
    </w:p>
    <w:p w14:paraId="7AB94317" w14:textId="55F0E237" w:rsidR="00187C3D" w:rsidRPr="003130D2" w:rsidRDefault="00187C3D" w:rsidP="746A6DCE">
      <w:pPr>
        <w:spacing w:before="240" w:after="240" w:line="240" w:lineRule="auto"/>
        <w:rPr>
          <w:b/>
          <w:bCs/>
          <w:lang w:val="en-GB"/>
        </w:rPr>
      </w:pPr>
      <w:r w:rsidRPr="746A6DCE">
        <w:rPr>
          <w:b/>
          <w:bCs/>
          <w:lang w:val="en-GB"/>
        </w:rPr>
        <w:t>Revisions and Document Families</w:t>
      </w:r>
    </w:p>
    <w:p w14:paraId="0ACF55C2" w14:textId="1AE6F0F5" w:rsidR="001B3BF8" w:rsidRDefault="00187C3D" w:rsidP="746A6DCE">
      <w:pPr>
        <w:spacing w:before="240" w:after="240" w:line="240" w:lineRule="auto"/>
        <w:rPr>
          <w:b/>
          <w:bCs/>
          <w:lang w:val="en-GB"/>
        </w:rPr>
      </w:pPr>
      <w:r w:rsidRPr="746A6DCE">
        <w:rPr>
          <w:lang w:val="en-GB"/>
        </w:rPr>
        <w:t xml:space="preserve">For policies that are periodically revised or that comprise multiple related documents, a single entry is maintained using the year of original </w:t>
      </w:r>
      <w:r w:rsidR="2F8D4EAC" w:rsidRPr="746A6DCE">
        <w:rPr>
          <w:lang w:val="en-GB"/>
        </w:rPr>
        <w:t>publication</w:t>
      </w:r>
      <w:r w:rsidRPr="746A6DCE">
        <w:rPr>
          <w:lang w:val="en-GB"/>
        </w:rPr>
        <w:t xml:space="preserve"> or enactment. All subsequent amendment years are recorded separately, and </w:t>
      </w:r>
      <w:r w:rsidRPr="746A6DCE">
        <w:rPr>
          <w:b/>
          <w:bCs/>
          <w:lang w:val="en-GB"/>
        </w:rPr>
        <w:t>coding reflects the most current provisions of the policy, including instruments, targets, and other relevant attributes.</w:t>
      </w:r>
    </w:p>
    <w:p w14:paraId="28B6B049" w14:textId="77777777" w:rsidR="001B3BF8" w:rsidRDefault="001B3BF8">
      <w:pPr>
        <w:rPr>
          <w:b/>
          <w:bCs/>
          <w:lang w:val="en-GB"/>
        </w:rPr>
      </w:pPr>
      <w:r>
        <w:rPr>
          <w:b/>
          <w:bCs/>
          <w:lang w:val="en-GB"/>
        </w:rPr>
        <w:br w:type="page"/>
      </w:r>
    </w:p>
    <w:p w14:paraId="52B39CB0" w14:textId="77777777" w:rsidR="005022E0" w:rsidRPr="0003700C" w:rsidRDefault="005022E0" w:rsidP="005022E0">
      <w:pPr>
        <w:spacing w:before="240" w:after="240"/>
        <w:rPr>
          <w:rFonts w:eastAsiaTheme="minorEastAsia"/>
          <w:b/>
          <w:bCs/>
          <w:lang w:val="en-GB"/>
        </w:rPr>
      </w:pPr>
      <w:r w:rsidRPr="0003700C">
        <w:rPr>
          <w:rFonts w:eastAsiaTheme="minorEastAsia"/>
          <w:b/>
          <w:bCs/>
          <w:lang w:val="en-GB"/>
        </w:rPr>
        <w:lastRenderedPageBreak/>
        <w:t>Main Sources</w:t>
      </w:r>
    </w:p>
    <w:p w14:paraId="4F8EFD61" w14:textId="77777777" w:rsidR="005022E0" w:rsidRPr="0003700C" w:rsidRDefault="005022E0" w:rsidP="005022E0">
      <w:pPr>
        <w:spacing w:before="240" w:after="240"/>
        <w:rPr>
          <w:rFonts w:eastAsiaTheme="minorEastAsia"/>
          <w:i/>
          <w:iCs/>
          <w:lang w:val="en-GB"/>
        </w:rPr>
      </w:pPr>
      <w:r w:rsidRPr="0003700C">
        <w:rPr>
          <w:rFonts w:eastAsiaTheme="minorEastAsia"/>
          <w:i/>
          <w:iCs/>
          <w:lang w:val="en-GB"/>
        </w:rPr>
        <w:t>IEA Policies &amp; Measures Database</w:t>
      </w:r>
    </w:p>
    <w:p w14:paraId="6C8D5AC8" w14:textId="407B9611" w:rsidR="005022E0" w:rsidRPr="00F81B47" w:rsidRDefault="005022E0" w:rsidP="4920596A">
      <w:pPr>
        <w:spacing w:before="240" w:after="240"/>
        <w:rPr>
          <w:rFonts w:eastAsiaTheme="minorEastAsia"/>
          <w:lang w:val="en-GB"/>
        </w:rPr>
      </w:pPr>
      <w:r w:rsidRPr="4920596A">
        <w:rPr>
          <w:rFonts w:eastAsiaTheme="minorEastAsia"/>
          <w:lang w:val="en-GB"/>
        </w:rPr>
        <w:t xml:space="preserve">Policies listed in the IEA Policies &amp; Measures database that were in force </w:t>
      </w:r>
      <w:r w:rsidR="00D34450" w:rsidRPr="4920596A">
        <w:rPr>
          <w:rFonts w:eastAsiaTheme="minorEastAsia"/>
          <w:lang w:val="en-GB"/>
        </w:rPr>
        <w:t xml:space="preserve">before </w:t>
      </w:r>
      <w:r w:rsidR="00D34450" w:rsidRPr="4920596A">
        <w:rPr>
          <w:rFonts w:eastAsiaTheme="minorEastAsia"/>
          <w:highlight w:val="yellow"/>
          <w:lang w:val="en-GB"/>
        </w:rPr>
        <w:t>31.12.2025</w:t>
      </w:r>
      <w:r w:rsidR="00D34450" w:rsidRPr="4920596A">
        <w:rPr>
          <w:rFonts w:eastAsiaTheme="minorEastAsia"/>
          <w:lang w:val="en-GB"/>
        </w:rPr>
        <w:t xml:space="preserve"> </w:t>
      </w:r>
      <w:r w:rsidRPr="4920596A">
        <w:rPr>
          <w:rFonts w:eastAsiaTheme="minorEastAsia"/>
          <w:lang w:val="en-GB"/>
        </w:rPr>
        <w:t>were coded. The database is compiled and maintained by the International Energy Agency, with national governments invited to review and update their entries at least annually.</w:t>
      </w:r>
      <w:r w:rsidRPr="006D77A2">
        <w:rPr>
          <w:lang w:val="en-GB"/>
        </w:rPr>
        <w:br/>
      </w:r>
      <w:r w:rsidRPr="4920596A">
        <w:rPr>
          <w:rFonts w:eastAsiaTheme="minorEastAsia"/>
          <w:lang w:val="en-GB"/>
        </w:rPr>
        <w:t>Each policy was tagged using the following IEA technology categories:</w:t>
      </w:r>
      <w:r w:rsidR="00271979" w:rsidRPr="4920596A">
        <w:rPr>
          <w:rFonts w:eastAsiaTheme="minorEastAsia"/>
          <w:lang w:val="en-GB"/>
        </w:rPr>
        <w:t xml:space="preserve"> </w:t>
      </w:r>
      <w:r w:rsidRPr="4920596A">
        <w:rPr>
          <w:rFonts w:eastAsiaTheme="minorEastAsia"/>
          <w:lang w:val="en-GB"/>
        </w:rPr>
        <w:t>CO₂ capture</w:t>
      </w:r>
      <w:r w:rsidR="00271979" w:rsidRPr="4920596A">
        <w:rPr>
          <w:rFonts w:eastAsiaTheme="minorEastAsia"/>
          <w:lang w:val="en-GB"/>
        </w:rPr>
        <w:t xml:space="preserve">, </w:t>
      </w:r>
      <w:r w:rsidRPr="4920596A">
        <w:rPr>
          <w:rFonts w:eastAsiaTheme="minorEastAsia"/>
          <w:lang w:val="en-GB"/>
        </w:rPr>
        <w:t>CO₂ transportation</w:t>
      </w:r>
      <w:r w:rsidR="00271979" w:rsidRPr="4920596A">
        <w:rPr>
          <w:rFonts w:eastAsiaTheme="minorEastAsia"/>
          <w:lang w:val="en-GB"/>
        </w:rPr>
        <w:t xml:space="preserve">, </w:t>
      </w:r>
      <w:r w:rsidRPr="4920596A">
        <w:rPr>
          <w:rFonts w:eastAsiaTheme="minorEastAsia"/>
          <w:lang w:val="en-GB"/>
        </w:rPr>
        <w:t>CO₂ storage</w:t>
      </w:r>
      <w:r w:rsidR="00271979" w:rsidRPr="4920596A">
        <w:rPr>
          <w:rFonts w:eastAsiaTheme="minorEastAsia"/>
          <w:lang w:val="en-GB"/>
        </w:rPr>
        <w:t xml:space="preserve">, </w:t>
      </w:r>
      <w:r w:rsidRPr="4920596A">
        <w:rPr>
          <w:rFonts w:eastAsiaTheme="minorEastAsia"/>
          <w:lang w:val="en-GB"/>
        </w:rPr>
        <w:t>CO₂ capture and transport technologies</w:t>
      </w:r>
      <w:r w:rsidR="00206960" w:rsidRPr="4920596A">
        <w:rPr>
          <w:rFonts w:eastAsiaTheme="minorEastAsia"/>
          <w:lang w:val="en-GB"/>
        </w:rPr>
        <w:t xml:space="preserve">, </w:t>
      </w:r>
      <w:r w:rsidRPr="4920596A">
        <w:rPr>
          <w:rFonts w:eastAsiaTheme="minorEastAsia"/>
          <w:lang w:val="en-GB"/>
        </w:rPr>
        <w:t>CO₂ capture and storage technologies</w:t>
      </w:r>
      <w:r w:rsidR="00206960" w:rsidRPr="4920596A">
        <w:rPr>
          <w:rFonts w:eastAsiaTheme="minorEastAsia"/>
          <w:lang w:val="en-GB"/>
        </w:rPr>
        <w:t xml:space="preserve">, </w:t>
      </w:r>
      <w:r w:rsidRPr="4920596A">
        <w:rPr>
          <w:rFonts w:eastAsiaTheme="minorEastAsia"/>
          <w:lang w:val="en-GB"/>
        </w:rPr>
        <w:t>Direct air capture (DAC)</w:t>
      </w:r>
      <w:r w:rsidR="00206960" w:rsidRPr="4920596A">
        <w:rPr>
          <w:rFonts w:eastAsiaTheme="minorEastAsia"/>
          <w:lang w:val="en-GB"/>
        </w:rPr>
        <w:t xml:space="preserve">. </w:t>
      </w:r>
    </w:p>
    <w:p w14:paraId="05E098CE" w14:textId="77777777" w:rsidR="005022E0" w:rsidRPr="006916F2" w:rsidRDefault="005022E0" w:rsidP="00206960">
      <w:pPr>
        <w:spacing w:before="240" w:after="240"/>
        <w:rPr>
          <w:rFonts w:eastAsiaTheme="minorEastAsia"/>
          <w:i/>
          <w:iCs/>
          <w:lang w:val="en-GB"/>
        </w:rPr>
      </w:pPr>
      <w:r w:rsidRPr="006916F2">
        <w:rPr>
          <w:rFonts w:eastAsiaTheme="minorEastAsia"/>
          <w:i/>
          <w:iCs/>
          <w:lang w:val="en-GB"/>
        </w:rPr>
        <w:t>OECD PIMA AFOLU Database</w:t>
      </w:r>
    </w:p>
    <w:p w14:paraId="1452CAEA" w14:textId="77777777" w:rsidR="005022E0" w:rsidRPr="00F81B47" w:rsidRDefault="005022E0" w:rsidP="00206960">
      <w:pPr>
        <w:spacing w:before="240" w:after="240"/>
        <w:rPr>
          <w:rFonts w:eastAsiaTheme="minorEastAsia"/>
          <w:lang w:val="en-GB"/>
        </w:rPr>
      </w:pPr>
      <w:r w:rsidRPr="00F81B47">
        <w:rPr>
          <w:rFonts w:eastAsiaTheme="minorEastAsia"/>
          <w:lang w:val="en-GB"/>
        </w:rPr>
        <w:t>The OECD Policy Inventory for Mitigation Actions in Agriculture, Forestry and Other Land Use (PIMA AFOLU) provides a comprehensive overview of AFOLU-sector mitigation policies in OECD and G20 countries. Policies are updated annually and reviewed by national experts; entries from the 2025 release were included in this assessment. Planned policies listed in the database were excluded.</w:t>
      </w:r>
    </w:p>
    <w:p w14:paraId="473F2FB3" w14:textId="77777777" w:rsidR="005022E0" w:rsidRPr="00F81B47" w:rsidRDefault="005022E0" w:rsidP="00206960">
      <w:pPr>
        <w:spacing w:before="240" w:after="240"/>
        <w:rPr>
          <w:rFonts w:eastAsiaTheme="minorEastAsia"/>
          <w:lang w:val="en-GB"/>
        </w:rPr>
      </w:pPr>
      <w:r w:rsidRPr="00F81B47">
        <w:rPr>
          <w:rFonts w:eastAsiaTheme="minorEastAsia"/>
          <w:lang w:val="en-GB"/>
        </w:rPr>
        <w:t>To identify CDR-relevant policies, keyword searches were conducted using terms related to carbon sequestration, ecosystem restoration, land management, soil carbon, forestry, agriculture, and blue-carbon activities (e.g., afforestation, reforestation, soil organic carbon, biochar, peatland restoration, mangrove restoration, carbon farming, and related concepts).</w:t>
      </w:r>
    </w:p>
    <w:p w14:paraId="5E15C4CF" w14:textId="47DBAE97" w:rsidR="005022E0" w:rsidRPr="00F81B47" w:rsidRDefault="005022E0" w:rsidP="00206960">
      <w:pPr>
        <w:spacing w:before="240" w:after="240"/>
        <w:rPr>
          <w:rFonts w:eastAsiaTheme="minorEastAsia"/>
          <w:lang w:val="en-GB"/>
        </w:rPr>
      </w:pPr>
      <w:r w:rsidRPr="00F81B47">
        <w:rPr>
          <w:rFonts w:eastAsiaTheme="minorEastAsia"/>
          <w:lang w:val="en-GB"/>
        </w:rPr>
        <w:t>Policy entries explicitly targeting emission-avoidance measures—such as deforestation prevention, degradation avoidance, fire management, fuelwood reduction, or similar measures—were excluded. All entries were manually reviewed to identify relevant policies with limited descriptions and to remove</w:t>
      </w:r>
      <w:r w:rsidR="00314997" w:rsidRPr="00F81B47">
        <w:rPr>
          <w:rFonts w:eastAsiaTheme="minorEastAsia"/>
          <w:lang w:val="en-GB"/>
        </w:rPr>
        <w:t xml:space="preserve"> irrelevant policies</w:t>
      </w:r>
      <w:r w:rsidRPr="00F81B47">
        <w:rPr>
          <w:rFonts w:eastAsiaTheme="minorEastAsia"/>
          <w:lang w:val="en-GB"/>
        </w:rPr>
        <w:t>.</w:t>
      </w:r>
    </w:p>
    <w:p w14:paraId="042C30CA" w14:textId="77777777" w:rsidR="005022E0" w:rsidRPr="00A576D6" w:rsidRDefault="005022E0" w:rsidP="00B96F60">
      <w:pPr>
        <w:spacing w:before="240" w:after="240"/>
        <w:rPr>
          <w:rFonts w:eastAsiaTheme="minorEastAsia"/>
          <w:i/>
          <w:iCs/>
          <w:lang w:val="en-GB"/>
        </w:rPr>
      </w:pPr>
      <w:r w:rsidRPr="00A576D6">
        <w:rPr>
          <w:rFonts w:eastAsiaTheme="minorEastAsia"/>
          <w:i/>
          <w:iCs/>
          <w:lang w:val="en-GB"/>
        </w:rPr>
        <w:t>Additional Sources</w:t>
      </w:r>
    </w:p>
    <w:p w14:paraId="2E5864F7" w14:textId="7B957637" w:rsidR="005022E0" w:rsidRPr="00F81B47" w:rsidRDefault="005022E0" w:rsidP="00B96F60">
      <w:pPr>
        <w:spacing w:before="240" w:after="240"/>
        <w:rPr>
          <w:rFonts w:eastAsiaTheme="minorEastAsia"/>
          <w:lang w:val="en-GB"/>
        </w:rPr>
      </w:pPr>
      <w:r w:rsidRPr="00F81B47">
        <w:rPr>
          <w:rFonts w:eastAsiaTheme="minorEastAsia"/>
          <w:lang w:val="en-GB"/>
        </w:rPr>
        <w:t>Policies were further supplemented and cross-checked against</w:t>
      </w:r>
      <w:r w:rsidR="008A0547">
        <w:rPr>
          <w:rFonts w:eastAsiaTheme="minorEastAsia"/>
          <w:lang w:val="en-GB"/>
        </w:rPr>
        <w:t xml:space="preserve"> other global,</w:t>
      </w:r>
      <w:r w:rsidRPr="00F81B47">
        <w:rPr>
          <w:rFonts w:eastAsiaTheme="minorEastAsia"/>
          <w:lang w:val="en-GB"/>
        </w:rPr>
        <w:t xml:space="preserve"> regional and national CDR policy databases</w:t>
      </w:r>
      <w:r w:rsidR="00ED22E5">
        <w:rPr>
          <w:rFonts w:eastAsiaTheme="minorEastAsia"/>
          <w:lang w:val="en-GB"/>
        </w:rPr>
        <w:t xml:space="preserve">, especially </w:t>
      </w:r>
      <w:r w:rsidR="00C96256">
        <w:rPr>
          <w:rFonts w:eastAsiaTheme="minorEastAsia"/>
          <w:lang w:val="en-GB"/>
        </w:rPr>
        <w:t xml:space="preserve">the </w:t>
      </w:r>
      <w:r w:rsidR="00C96256" w:rsidRPr="00C96256">
        <w:rPr>
          <w:rFonts w:eastAsiaTheme="minorEastAsia"/>
          <w:i/>
          <w:iCs/>
          <w:lang w:val="en-GB"/>
        </w:rPr>
        <w:t>Climate Change Laws of the World</w:t>
      </w:r>
      <w:r w:rsidR="00C96256">
        <w:rPr>
          <w:rFonts w:eastAsiaTheme="minorEastAsia"/>
          <w:lang w:val="en-GB"/>
        </w:rPr>
        <w:t xml:space="preserve"> for overreaching frameworks and NDCs</w:t>
      </w:r>
      <w:r w:rsidRPr="00F81B47">
        <w:rPr>
          <w:rFonts w:eastAsiaTheme="minorEastAsia"/>
          <w:lang w:val="en-GB"/>
        </w:rPr>
        <w:t xml:space="preserve">. </w:t>
      </w:r>
    </w:p>
    <w:p w14:paraId="10261852" w14:textId="77777777" w:rsidR="005022E0" w:rsidRPr="00F81B47" w:rsidRDefault="005022E0" w:rsidP="00B96F60">
      <w:pPr>
        <w:spacing w:before="240" w:after="240"/>
        <w:rPr>
          <w:rFonts w:eastAsiaTheme="minorEastAsia"/>
          <w:lang w:val="en-GB"/>
        </w:rPr>
      </w:pPr>
      <w:r w:rsidRPr="00F81B47">
        <w:rPr>
          <w:rFonts w:eastAsiaTheme="minorEastAsia"/>
          <w:lang w:val="en-GB"/>
        </w:rPr>
        <w:t>Country-specific sources included:</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097"/>
        <w:gridCol w:w="7929"/>
      </w:tblGrid>
      <w:tr w:rsidR="0018026D" w:rsidRPr="00F81B47" w14:paraId="1648C477" w14:textId="77777777" w:rsidTr="1A1C8CF2">
        <w:trPr>
          <w:tblHeader/>
          <w:tblCellSpacing w:w="15" w:type="dxa"/>
        </w:trPr>
        <w:tc>
          <w:tcPr>
            <w:tcW w:w="1055" w:type="dxa"/>
            <w:tcBorders>
              <w:top w:val="single" w:sz="4" w:space="0" w:color="auto"/>
              <w:bottom w:val="single" w:sz="4" w:space="0" w:color="auto"/>
            </w:tcBorders>
            <w:vAlign w:val="center"/>
            <w:hideMark/>
          </w:tcPr>
          <w:p w14:paraId="56AE6730" w14:textId="1BF6213E" w:rsidR="0018026D" w:rsidRPr="00F81B47" w:rsidRDefault="0018026D" w:rsidP="0018026D">
            <w:pPr>
              <w:spacing w:before="240" w:after="240"/>
              <w:jc w:val="both"/>
              <w:rPr>
                <w:rFonts w:eastAsiaTheme="minorEastAsia"/>
                <w:b/>
                <w:bCs/>
                <w:lang w:val="en-GB"/>
              </w:rPr>
            </w:pPr>
            <w:r w:rsidRPr="00F81B47">
              <w:rPr>
                <w:rFonts w:eastAsiaTheme="minorEastAsia"/>
                <w:b/>
                <w:bCs/>
                <w:lang w:val="en-GB"/>
              </w:rPr>
              <w:lastRenderedPageBreak/>
              <w:t>Country</w:t>
            </w:r>
          </w:p>
        </w:tc>
        <w:tc>
          <w:tcPr>
            <w:tcW w:w="7971" w:type="dxa"/>
            <w:tcBorders>
              <w:top w:val="single" w:sz="4" w:space="0" w:color="auto"/>
              <w:bottom w:val="single" w:sz="4" w:space="0" w:color="auto"/>
            </w:tcBorders>
            <w:vAlign w:val="center"/>
            <w:hideMark/>
          </w:tcPr>
          <w:p w14:paraId="7BB97EF7" w14:textId="77777777" w:rsidR="0018026D" w:rsidRPr="00F81B47" w:rsidRDefault="0018026D" w:rsidP="0018026D">
            <w:pPr>
              <w:spacing w:before="240" w:after="240"/>
              <w:ind w:left="2124"/>
              <w:jc w:val="both"/>
              <w:rPr>
                <w:rFonts w:eastAsiaTheme="minorEastAsia"/>
                <w:b/>
                <w:bCs/>
                <w:lang w:val="en-GB"/>
              </w:rPr>
            </w:pPr>
            <w:r w:rsidRPr="00F81B47">
              <w:rPr>
                <w:rFonts w:eastAsiaTheme="minorEastAsia"/>
                <w:b/>
                <w:bCs/>
                <w:lang w:val="en-GB"/>
              </w:rPr>
              <w:t>Main Sources</w:t>
            </w:r>
          </w:p>
        </w:tc>
      </w:tr>
      <w:tr w:rsidR="0018026D" w:rsidRPr="00AC55E4" w14:paraId="3322DA40" w14:textId="77777777" w:rsidTr="1A1C8CF2">
        <w:trPr>
          <w:tblCellSpacing w:w="15" w:type="dxa"/>
        </w:trPr>
        <w:tc>
          <w:tcPr>
            <w:tcW w:w="1055" w:type="dxa"/>
            <w:tcBorders>
              <w:top w:val="single" w:sz="4" w:space="0" w:color="auto"/>
              <w:bottom w:val="single" w:sz="4" w:space="0" w:color="auto"/>
            </w:tcBorders>
            <w:vAlign w:val="center"/>
            <w:hideMark/>
          </w:tcPr>
          <w:p w14:paraId="00A5D117" w14:textId="77777777" w:rsidR="0018026D" w:rsidRPr="00F81B47" w:rsidRDefault="0018026D" w:rsidP="0018026D">
            <w:pPr>
              <w:spacing w:before="240" w:after="240"/>
              <w:rPr>
                <w:rFonts w:eastAsiaTheme="minorEastAsia"/>
                <w:lang w:val="en-GB"/>
              </w:rPr>
            </w:pPr>
            <w:r w:rsidRPr="00F81B47">
              <w:rPr>
                <w:rFonts w:eastAsiaTheme="minorEastAsia"/>
                <w:lang w:val="en-GB"/>
              </w:rPr>
              <w:t>China</w:t>
            </w:r>
          </w:p>
        </w:tc>
        <w:tc>
          <w:tcPr>
            <w:tcW w:w="7971" w:type="dxa"/>
            <w:tcBorders>
              <w:top w:val="single" w:sz="4" w:space="0" w:color="auto"/>
              <w:bottom w:val="single" w:sz="4" w:space="0" w:color="auto"/>
            </w:tcBorders>
            <w:vAlign w:val="center"/>
            <w:hideMark/>
          </w:tcPr>
          <w:p w14:paraId="74531A3F" w14:textId="77777777" w:rsidR="0018026D" w:rsidRPr="00F81B47" w:rsidRDefault="0018026D" w:rsidP="0018026D">
            <w:pPr>
              <w:spacing w:before="240" w:after="240"/>
              <w:ind w:left="2124"/>
              <w:rPr>
                <w:rFonts w:eastAsiaTheme="minorEastAsia"/>
                <w:lang w:val="en-GB"/>
              </w:rPr>
            </w:pPr>
            <w:r w:rsidRPr="00F81B47">
              <w:rPr>
                <w:rFonts w:eastAsiaTheme="minorEastAsia"/>
                <w:lang w:val="en-GB"/>
              </w:rPr>
              <w:t xml:space="preserve">University of Maryland Center for Global Sustainability, </w:t>
            </w:r>
            <w:r w:rsidRPr="00F81B47">
              <w:rPr>
                <w:rFonts w:eastAsiaTheme="minorEastAsia"/>
                <w:i/>
                <w:iCs/>
                <w:lang w:val="en-GB"/>
              </w:rPr>
              <w:t>US–China CDR Report</w:t>
            </w:r>
            <w:r w:rsidRPr="00F81B47">
              <w:rPr>
                <w:rFonts w:eastAsiaTheme="minorEastAsia"/>
                <w:lang w:val="en-GB"/>
              </w:rPr>
              <w:t xml:space="preserve"> (2024); PKU Law legal database</w:t>
            </w:r>
          </w:p>
        </w:tc>
      </w:tr>
    </w:tbl>
    <w:p w14:paraId="505E24E7" w14:textId="271E1C68" w:rsidR="0038758D" w:rsidRDefault="0038758D" w:rsidP="1821A5D3">
      <w:pPr>
        <w:spacing w:before="240" w:after="240"/>
        <w:ind w:left="2124"/>
        <w:rPr>
          <w:rFonts w:eastAsiaTheme="minorEastAsia"/>
          <w:sz w:val="22"/>
          <w:szCs w:val="22"/>
          <w:lang w:val="en-GB"/>
        </w:rPr>
      </w:pPr>
    </w:p>
    <w:p w14:paraId="6DEFE481" w14:textId="7FC7B8D4" w:rsidR="3BE2E8A2" w:rsidRPr="0018026D" w:rsidRDefault="0038758D" w:rsidP="00EF1B0D">
      <w:pPr>
        <w:rPr>
          <w:rFonts w:eastAsiaTheme="minorEastAsia"/>
          <w:sz w:val="22"/>
          <w:szCs w:val="22"/>
          <w:lang w:val="en-GB"/>
        </w:rPr>
      </w:pPr>
      <w:r>
        <w:rPr>
          <w:rFonts w:eastAsiaTheme="minorEastAsia"/>
          <w:sz w:val="22"/>
          <w:szCs w:val="22"/>
          <w:lang w:val="en-GB"/>
        </w:rPr>
        <w:br w:type="page"/>
      </w:r>
    </w:p>
    <w:p w14:paraId="5E2012D3" w14:textId="13E1C89F" w:rsidR="3BB88B60" w:rsidRDefault="002F2C1D" w:rsidP="11BAFE02">
      <w:pPr>
        <w:pStyle w:val="Heading1"/>
        <w:numPr>
          <w:ilvl w:val="0"/>
          <w:numId w:val="18"/>
        </w:numPr>
        <w:rPr>
          <w:lang w:val="en-US"/>
        </w:rPr>
      </w:pPr>
      <w:bookmarkStart w:id="4" w:name="_Toc220249834"/>
      <w:r w:rsidRPr="7BCA0CF0">
        <w:rPr>
          <w:lang w:val="en-US"/>
        </w:rPr>
        <w:lastRenderedPageBreak/>
        <w:t>Main categories</w:t>
      </w:r>
      <w:r w:rsidR="04D9E19B" w:rsidRPr="7BCA0CF0">
        <w:rPr>
          <w:lang w:val="en-US"/>
        </w:rPr>
        <w:t xml:space="preserve"> </w:t>
      </w:r>
      <w:bookmarkEnd w:id="4"/>
      <w:ins w:id="5" w:author="leona.tenkhoff" w:date="2026-03-10T16:04:00Z" w16du:dateUtc="2026-03-10T16:04:56Z">
        <w:r w:rsidR="52DB5D8A" w:rsidRPr="7BCA0CF0">
          <w:rPr>
            <w:lang w:val="en-US"/>
          </w:rPr>
          <w:t>(Headers for data publication in parentheses where applicable)</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9"/>
        <w:gridCol w:w="5357"/>
      </w:tblGrid>
      <w:tr w:rsidR="00115409" w:rsidRPr="00115409" w14:paraId="1E2045FC" w14:textId="77777777" w:rsidTr="3413C288">
        <w:trPr>
          <w:tblCellSpacing w:w="15" w:type="dxa"/>
        </w:trPr>
        <w:tc>
          <w:tcPr>
            <w:tcW w:w="0" w:type="auto"/>
            <w:tcBorders>
              <w:top w:val="single" w:sz="4" w:space="0" w:color="auto"/>
            </w:tcBorders>
            <w:vAlign w:val="center"/>
            <w:hideMark/>
          </w:tcPr>
          <w:p w14:paraId="3C8F3941" w14:textId="77777777" w:rsidR="00115409" w:rsidRPr="00115409" w:rsidRDefault="00115409" w:rsidP="00115409">
            <w:pPr>
              <w:rPr>
                <w:b/>
                <w:bCs/>
                <w:lang w:val="en-GB"/>
              </w:rPr>
            </w:pPr>
            <w:r w:rsidRPr="00115409">
              <w:rPr>
                <w:b/>
                <w:bCs/>
                <w:lang w:val="en-GB"/>
              </w:rPr>
              <w:t>Variable name</w:t>
            </w:r>
          </w:p>
        </w:tc>
        <w:tc>
          <w:tcPr>
            <w:tcW w:w="0" w:type="auto"/>
            <w:tcBorders>
              <w:top w:val="single" w:sz="4" w:space="0" w:color="auto"/>
            </w:tcBorders>
            <w:vAlign w:val="center"/>
            <w:hideMark/>
          </w:tcPr>
          <w:p w14:paraId="5D945225" w14:textId="77777777" w:rsidR="00115409" w:rsidRPr="00115409" w:rsidRDefault="00115409" w:rsidP="00115409">
            <w:pPr>
              <w:rPr>
                <w:b/>
                <w:bCs/>
                <w:lang w:val="en-GB"/>
              </w:rPr>
            </w:pPr>
            <w:r w:rsidRPr="00115409">
              <w:rPr>
                <w:b/>
                <w:bCs/>
                <w:lang w:val="en-GB"/>
              </w:rPr>
              <w:t>Definition</w:t>
            </w:r>
          </w:p>
        </w:tc>
      </w:tr>
      <w:tr w:rsidR="00B16779" w:rsidRPr="00AC55E4" w14:paraId="3CF2E7DF" w14:textId="77777777" w:rsidTr="3413C288">
        <w:trPr>
          <w:tblCellSpacing w:w="15" w:type="dxa"/>
        </w:trPr>
        <w:tc>
          <w:tcPr>
            <w:tcW w:w="0" w:type="auto"/>
            <w:tcBorders>
              <w:top w:val="single" w:sz="4" w:space="0" w:color="auto"/>
            </w:tcBorders>
            <w:vAlign w:val="center"/>
          </w:tcPr>
          <w:p w14:paraId="4A051448" w14:textId="2E41DC61" w:rsidR="00B16779" w:rsidRPr="00115409" w:rsidRDefault="3CF8C15A" w:rsidP="00115409">
            <w:pPr>
              <w:rPr>
                <w:b/>
                <w:bCs/>
                <w:lang w:val="en-GB"/>
              </w:rPr>
            </w:pPr>
            <w:r w:rsidRPr="7BCA0CF0">
              <w:rPr>
                <w:b/>
                <w:bCs/>
                <w:lang w:val="en-GB"/>
              </w:rPr>
              <w:t>Validation</w:t>
            </w:r>
            <w:ins w:id="6" w:author="leona.tenkhoff" w:date="2026-03-10T16:05:00Z" w16du:dateUtc="2026-03-10T16:05:39Z">
              <w:r w:rsidR="773A6DD7" w:rsidRPr="7BCA0CF0">
                <w:rPr>
                  <w:b/>
                  <w:bCs/>
                  <w:lang w:val="en-GB"/>
                </w:rPr>
                <w:t xml:space="preserve"> (not include)</w:t>
              </w:r>
            </w:ins>
          </w:p>
        </w:tc>
        <w:tc>
          <w:tcPr>
            <w:tcW w:w="0" w:type="auto"/>
            <w:tcBorders>
              <w:top w:val="single" w:sz="4" w:space="0" w:color="auto"/>
            </w:tcBorders>
            <w:vAlign w:val="center"/>
          </w:tcPr>
          <w:p w14:paraId="3FE7DC15" w14:textId="0F66E7C5" w:rsidR="00B16779" w:rsidRPr="0053073B" w:rsidRDefault="0053073B" w:rsidP="00115409">
            <w:pPr>
              <w:rPr>
                <w:lang w:val="en-GB"/>
              </w:rPr>
            </w:pPr>
            <w:r w:rsidRPr="0053073B">
              <w:rPr>
                <w:lang w:val="en-GB"/>
              </w:rPr>
              <w:t>Please indicate the expert’s name and the date of coding in brackets.</w:t>
            </w:r>
          </w:p>
        </w:tc>
      </w:tr>
      <w:tr w:rsidR="00115409" w:rsidRPr="00AC55E4" w14:paraId="51695572" w14:textId="77777777" w:rsidTr="3413C288">
        <w:trPr>
          <w:tblCellSpacing w:w="15" w:type="dxa"/>
        </w:trPr>
        <w:tc>
          <w:tcPr>
            <w:tcW w:w="0" w:type="auto"/>
            <w:tcBorders>
              <w:top w:val="single" w:sz="4" w:space="0" w:color="auto"/>
            </w:tcBorders>
            <w:vAlign w:val="center"/>
            <w:hideMark/>
          </w:tcPr>
          <w:p w14:paraId="5729A7A4" w14:textId="6A7B5A02" w:rsidR="00115409" w:rsidRPr="00115409" w:rsidRDefault="3272B90B" w:rsidP="00115409">
            <w:pPr>
              <w:rPr>
                <w:b/>
                <w:bCs/>
                <w:lang w:val="en-GB"/>
              </w:rPr>
            </w:pPr>
            <w:r w:rsidRPr="7BCA0CF0">
              <w:rPr>
                <w:b/>
                <w:bCs/>
                <w:lang w:val="en-GB"/>
              </w:rPr>
              <w:t>Jurisdiction</w:t>
            </w:r>
            <w:ins w:id="7" w:author="leona.tenkhoff" w:date="2026-03-10T16:07:00Z" w16du:dateUtc="2026-03-10T16:07:35Z">
              <w:r w:rsidR="20B2A25C" w:rsidRPr="7BCA0CF0">
                <w:rPr>
                  <w:b/>
                  <w:bCs/>
                  <w:lang w:val="en-GB"/>
                </w:rPr>
                <w:t xml:space="preserve"> (Country)</w:t>
              </w:r>
            </w:ins>
          </w:p>
        </w:tc>
        <w:tc>
          <w:tcPr>
            <w:tcW w:w="0" w:type="auto"/>
            <w:tcBorders>
              <w:top w:val="single" w:sz="4" w:space="0" w:color="auto"/>
            </w:tcBorders>
            <w:vAlign w:val="center"/>
            <w:hideMark/>
          </w:tcPr>
          <w:p w14:paraId="74112946" w14:textId="77777777" w:rsidR="00115409" w:rsidRPr="00115409" w:rsidRDefault="00115409" w:rsidP="00115409">
            <w:pPr>
              <w:rPr>
                <w:lang w:val="en-GB"/>
              </w:rPr>
            </w:pPr>
            <w:r w:rsidRPr="00115409">
              <w:rPr>
                <w:lang w:val="en-GB"/>
              </w:rPr>
              <w:t>Official name of the country or region.</w:t>
            </w:r>
          </w:p>
        </w:tc>
      </w:tr>
      <w:tr w:rsidR="00115409" w:rsidRPr="00AC55E4" w14:paraId="4F9FFEF8" w14:textId="77777777" w:rsidTr="3413C288">
        <w:trPr>
          <w:tblCellSpacing w:w="15" w:type="dxa"/>
        </w:trPr>
        <w:tc>
          <w:tcPr>
            <w:tcW w:w="0" w:type="auto"/>
            <w:tcBorders>
              <w:top w:val="single" w:sz="4" w:space="0" w:color="auto"/>
            </w:tcBorders>
            <w:vAlign w:val="center"/>
            <w:hideMark/>
          </w:tcPr>
          <w:p w14:paraId="50FFC95C" w14:textId="518DFE0C" w:rsidR="00115409" w:rsidRPr="00115409" w:rsidRDefault="194E0834" w:rsidP="00115409">
            <w:pPr>
              <w:rPr>
                <w:lang w:val="en-GB"/>
              </w:rPr>
            </w:pPr>
            <w:r w:rsidRPr="7BCA0CF0">
              <w:rPr>
                <w:b/>
                <w:bCs/>
                <w:lang w:val="en-GB"/>
              </w:rPr>
              <w:t>Iso</w:t>
            </w:r>
            <w:ins w:id="8" w:author="leona.tenkhoff" w:date="2026-03-10T16:07:00Z" w16du:dateUtc="2026-03-10T16:07:56Z">
              <w:r w:rsidR="70F3AA13" w:rsidRPr="7BCA0CF0">
                <w:rPr>
                  <w:b/>
                  <w:bCs/>
                  <w:lang w:val="en-GB"/>
                </w:rPr>
                <w:t xml:space="preserve"> (Iso)</w:t>
              </w:r>
            </w:ins>
          </w:p>
        </w:tc>
        <w:tc>
          <w:tcPr>
            <w:tcW w:w="0" w:type="auto"/>
            <w:tcBorders>
              <w:top w:val="single" w:sz="4" w:space="0" w:color="auto"/>
            </w:tcBorders>
            <w:vAlign w:val="center"/>
            <w:hideMark/>
          </w:tcPr>
          <w:p w14:paraId="7FDCAB2E" w14:textId="77777777" w:rsidR="00115409" w:rsidRPr="00115409" w:rsidRDefault="00115409" w:rsidP="00115409">
            <w:pPr>
              <w:rPr>
                <w:lang w:val="en-GB"/>
              </w:rPr>
            </w:pPr>
            <w:r w:rsidRPr="00115409">
              <w:rPr>
                <w:lang w:val="en-GB"/>
              </w:rPr>
              <w:t>ISO code of the country or region.</w:t>
            </w:r>
          </w:p>
        </w:tc>
      </w:tr>
      <w:tr w:rsidR="00115409" w:rsidRPr="00AC55E4" w14:paraId="2DD3DBAE" w14:textId="77777777" w:rsidTr="3413C288">
        <w:trPr>
          <w:tblCellSpacing w:w="15" w:type="dxa"/>
        </w:trPr>
        <w:tc>
          <w:tcPr>
            <w:tcW w:w="0" w:type="auto"/>
            <w:tcBorders>
              <w:top w:val="single" w:sz="4" w:space="0" w:color="auto"/>
            </w:tcBorders>
            <w:vAlign w:val="center"/>
            <w:hideMark/>
          </w:tcPr>
          <w:p w14:paraId="4805424A" w14:textId="0D2FD968" w:rsidR="00115409" w:rsidRPr="00115409" w:rsidRDefault="194E0834" w:rsidP="00115409">
            <w:pPr>
              <w:rPr>
                <w:lang w:val="en-GB"/>
              </w:rPr>
            </w:pPr>
            <w:r w:rsidRPr="3413C288">
              <w:rPr>
                <w:b/>
                <w:bCs/>
                <w:lang w:val="en-GB"/>
              </w:rPr>
              <w:t>Document_full_title</w:t>
            </w:r>
            <w:ins w:id="9" w:author="leona.tenkhoff" w:date="2026-03-10T16:07:00Z" w16du:dateUtc="2026-03-10T16:07:59Z">
              <w:r w:rsidR="733CAA5C" w:rsidRPr="3413C288">
                <w:rPr>
                  <w:b/>
                  <w:bCs/>
                  <w:lang w:val="en-GB"/>
                </w:rPr>
                <w:t xml:space="preserve"> </w:t>
              </w:r>
            </w:ins>
            <w:ins w:id="10" w:author="leona.tenkhoff" w:date="2026-03-10T16:08:00Z" w16du:dateUtc="2026-03-10T16:08:31Z">
              <w:r w:rsidR="733CAA5C" w:rsidRPr="3413C288">
                <w:rPr>
                  <w:b/>
                  <w:bCs/>
                  <w:lang w:val="en-GB"/>
                </w:rPr>
                <w:t>(Document</w:t>
              </w:r>
            </w:ins>
            <w:r w:rsidR="745B6DF9" w:rsidRPr="3413C288">
              <w:rPr>
                <w:b/>
                <w:bCs/>
                <w:lang w:val="en-GB"/>
              </w:rPr>
              <w:t xml:space="preserve"> title</w:t>
            </w:r>
            <w:ins w:id="11" w:author="leona.tenkhoff" w:date="2026-03-10T16:08:00Z" w16du:dateUtc="2026-03-10T16:08:31Z">
              <w:r w:rsidR="733CAA5C" w:rsidRPr="3413C288">
                <w:rPr>
                  <w:b/>
                  <w:bCs/>
                  <w:lang w:val="en-GB"/>
                </w:rPr>
                <w:t>)</w:t>
              </w:r>
            </w:ins>
          </w:p>
        </w:tc>
        <w:tc>
          <w:tcPr>
            <w:tcW w:w="0" w:type="auto"/>
            <w:tcBorders>
              <w:top w:val="single" w:sz="4" w:space="0" w:color="auto"/>
            </w:tcBorders>
            <w:vAlign w:val="center"/>
            <w:hideMark/>
          </w:tcPr>
          <w:p w14:paraId="0CCCF4B1" w14:textId="77777777" w:rsidR="00115409" w:rsidRPr="00115409" w:rsidRDefault="00115409" w:rsidP="00115409">
            <w:pPr>
              <w:rPr>
                <w:lang w:val="en-GB"/>
              </w:rPr>
            </w:pPr>
            <w:r w:rsidRPr="00115409">
              <w:rPr>
                <w:lang w:val="en-GB"/>
              </w:rPr>
              <w:t>Full document title in English, with the original language in brackets.</w:t>
            </w:r>
          </w:p>
        </w:tc>
      </w:tr>
      <w:tr w:rsidR="00115409" w:rsidRPr="00AC55E4" w14:paraId="034042D0" w14:textId="77777777" w:rsidTr="3413C288">
        <w:trPr>
          <w:tblCellSpacing w:w="15" w:type="dxa"/>
        </w:trPr>
        <w:tc>
          <w:tcPr>
            <w:tcW w:w="0" w:type="auto"/>
            <w:tcBorders>
              <w:top w:val="single" w:sz="4" w:space="0" w:color="auto"/>
            </w:tcBorders>
            <w:vAlign w:val="center"/>
            <w:hideMark/>
          </w:tcPr>
          <w:p w14:paraId="339F7096" w14:textId="3C048B26" w:rsidR="00115409" w:rsidRPr="00115409" w:rsidRDefault="194E0834" w:rsidP="00115409">
            <w:pPr>
              <w:rPr>
                <w:lang w:val="en-GB"/>
              </w:rPr>
            </w:pPr>
            <w:r w:rsidRPr="3413C288">
              <w:rPr>
                <w:b/>
                <w:bCs/>
                <w:lang w:val="en-GB"/>
              </w:rPr>
              <w:t>Year_enacted</w:t>
            </w:r>
            <w:ins w:id="12" w:author="leona.tenkhoff" w:date="2026-03-10T16:09:00Z" w16du:dateUtc="2026-03-10T16:09:04Z">
              <w:r w:rsidR="6E5EF4B5" w:rsidRPr="3413C288">
                <w:rPr>
                  <w:b/>
                  <w:bCs/>
                  <w:lang w:val="en-GB"/>
                </w:rPr>
                <w:t xml:space="preserve"> (</w:t>
              </w:r>
            </w:ins>
            <w:r w:rsidR="332C79B1" w:rsidRPr="3413C288">
              <w:rPr>
                <w:b/>
                <w:bCs/>
                <w:lang w:val="en-GB"/>
              </w:rPr>
              <w:t>Year e</w:t>
            </w:r>
            <w:ins w:id="13" w:author="leona.tenkhoff" w:date="2026-03-10T16:09:00Z" w16du:dateUtc="2026-03-10T16:09:04Z">
              <w:r w:rsidR="6E5EF4B5" w:rsidRPr="3413C288">
                <w:rPr>
                  <w:b/>
                  <w:bCs/>
                  <w:lang w:val="en-GB"/>
                </w:rPr>
                <w:t>nacted)</w:t>
              </w:r>
            </w:ins>
          </w:p>
        </w:tc>
        <w:tc>
          <w:tcPr>
            <w:tcW w:w="0" w:type="auto"/>
            <w:tcBorders>
              <w:top w:val="single" w:sz="4" w:space="0" w:color="auto"/>
            </w:tcBorders>
            <w:vAlign w:val="center"/>
            <w:hideMark/>
          </w:tcPr>
          <w:p w14:paraId="06AF042F" w14:textId="1462331C" w:rsidR="00115409" w:rsidRPr="00115409" w:rsidRDefault="00115409" w:rsidP="00115409">
            <w:pPr>
              <w:rPr>
                <w:lang w:val="en-GB"/>
              </w:rPr>
            </w:pPr>
            <w:r w:rsidRPr="00115409">
              <w:rPr>
                <w:lang w:val="en-GB"/>
              </w:rPr>
              <w:t>First calendar year in which the policy, law, or regulatory document entered into force (i.e. became legally effective or operational). For non-binding documents or strategies, record the year of publication. Policies that remain active retain their original enactment year. If a policy is substantively replaced or re-enacted as a new instrument, create a separate entry with its own enactment year. No formal cutoff year is imposed.</w:t>
            </w:r>
            <w:r w:rsidR="00EF1B0D">
              <w:rPr>
                <w:lang w:val="en-GB"/>
              </w:rPr>
              <w:t xml:space="preserve"> Please do not include policies that are not applicable anymore.</w:t>
            </w:r>
          </w:p>
        </w:tc>
      </w:tr>
      <w:tr w:rsidR="00115409" w:rsidRPr="00AC55E4" w14:paraId="1FD3735C" w14:textId="77777777" w:rsidTr="3413C288">
        <w:trPr>
          <w:tblCellSpacing w:w="15" w:type="dxa"/>
        </w:trPr>
        <w:tc>
          <w:tcPr>
            <w:tcW w:w="0" w:type="auto"/>
            <w:tcBorders>
              <w:top w:val="single" w:sz="4" w:space="0" w:color="auto"/>
            </w:tcBorders>
            <w:vAlign w:val="center"/>
            <w:hideMark/>
          </w:tcPr>
          <w:p w14:paraId="534FE0D4" w14:textId="00F7900A" w:rsidR="00115409" w:rsidRPr="00115409" w:rsidRDefault="194E0834" w:rsidP="00115409">
            <w:pPr>
              <w:rPr>
                <w:lang w:val="en-GB"/>
              </w:rPr>
            </w:pPr>
            <w:r w:rsidRPr="3413C288">
              <w:rPr>
                <w:b/>
                <w:bCs/>
                <w:lang w:val="en-GB"/>
              </w:rPr>
              <w:t>Years_amended</w:t>
            </w:r>
            <w:ins w:id="14" w:author="leona.tenkhoff" w:date="2026-03-10T16:09:00Z" w16du:dateUtc="2026-03-10T16:09:08Z">
              <w:r w:rsidR="368F5CEE" w:rsidRPr="3413C288">
                <w:rPr>
                  <w:b/>
                  <w:bCs/>
                  <w:lang w:val="en-GB"/>
                </w:rPr>
                <w:t xml:space="preserve"> (</w:t>
              </w:r>
            </w:ins>
            <w:r w:rsidR="1D8DACC4" w:rsidRPr="3413C288">
              <w:rPr>
                <w:b/>
                <w:bCs/>
                <w:lang w:val="en-GB"/>
              </w:rPr>
              <w:t>Year a</w:t>
            </w:r>
            <w:ins w:id="15" w:author="leona.tenkhoff" w:date="2026-03-10T16:09:00Z" w16du:dateUtc="2026-03-10T16:09:08Z">
              <w:r w:rsidR="368F5CEE" w:rsidRPr="3413C288">
                <w:rPr>
                  <w:b/>
                  <w:bCs/>
                  <w:lang w:val="en-GB"/>
                </w:rPr>
                <w:t>mended)</w:t>
              </w:r>
            </w:ins>
          </w:p>
        </w:tc>
        <w:tc>
          <w:tcPr>
            <w:tcW w:w="0" w:type="auto"/>
            <w:tcBorders>
              <w:top w:val="single" w:sz="4" w:space="0" w:color="auto"/>
            </w:tcBorders>
            <w:vAlign w:val="center"/>
            <w:hideMark/>
          </w:tcPr>
          <w:p w14:paraId="3A7118DC" w14:textId="77777777" w:rsidR="00115409" w:rsidRPr="00115409" w:rsidRDefault="00115409" w:rsidP="00115409">
            <w:pPr>
              <w:rPr>
                <w:lang w:val="en-GB"/>
              </w:rPr>
            </w:pPr>
            <w:r w:rsidRPr="00115409">
              <w:rPr>
                <w:lang w:val="en-GB"/>
              </w:rPr>
              <w:t>All amendment years, separated by semicolons (;).</w:t>
            </w:r>
          </w:p>
        </w:tc>
      </w:tr>
      <w:tr w:rsidR="00115409" w:rsidRPr="00AC55E4" w14:paraId="0E8697C9" w14:textId="77777777" w:rsidTr="3413C288">
        <w:trPr>
          <w:tblCellSpacing w:w="15" w:type="dxa"/>
        </w:trPr>
        <w:tc>
          <w:tcPr>
            <w:tcW w:w="0" w:type="auto"/>
            <w:tcBorders>
              <w:top w:val="single" w:sz="4" w:space="0" w:color="auto"/>
              <w:bottom w:val="single" w:sz="4" w:space="0" w:color="auto"/>
            </w:tcBorders>
            <w:vAlign w:val="center"/>
            <w:hideMark/>
          </w:tcPr>
          <w:p w14:paraId="0DFD562F" w14:textId="0D52D563" w:rsidR="00115409" w:rsidRPr="00115409" w:rsidRDefault="194E0834" w:rsidP="00115409">
            <w:pPr>
              <w:rPr>
                <w:lang w:val="en-GB"/>
              </w:rPr>
            </w:pPr>
            <w:r w:rsidRPr="7BCA0CF0">
              <w:rPr>
                <w:b/>
                <w:bCs/>
                <w:lang w:val="en-GB"/>
              </w:rPr>
              <w:t>Policy_scope</w:t>
            </w:r>
            <w:ins w:id="16" w:author="leona.tenkhoff" w:date="2026-03-10T16:09:00Z" w16du:dateUtc="2026-03-10T16:09:12Z">
              <w:r w:rsidR="4A4B5BBF" w:rsidRPr="7BCA0CF0">
                <w:rPr>
                  <w:b/>
                  <w:bCs/>
                  <w:lang w:val="en-GB"/>
                </w:rPr>
                <w:t xml:space="preserve"> (</w:t>
              </w:r>
            </w:ins>
            <w:ins w:id="17" w:author="leona.tenkhoff" w:date="2026-03-10T16:10:00Z" w16du:dateUtc="2026-03-10T16:10:19Z">
              <w:r w:rsidR="4A4B5BBF" w:rsidRPr="7BCA0CF0">
                <w:rPr>
                  <w:b/>
                  <w:bCs/>
                  <w:lang w:val="en-GB"/>
                </w:rPr>
                <w:t xml:space="preserve">Policy </w:t>
              </w:r>
              <w:r w:rsidR="0AC1D58C" w:rsidRPr="7BCA0CF0">
                <w:rPr>
                  <w:b/>
                  <w:bCs/>
                  <w:lang w:val="en-GB"/>
                </w:rPr>
                <w:t>scope)</w:t>
              </w:r>
            </w:ins>
          </w:p>
        </w:tc>
        <w:tc>
          <w:tcPr>
            <w:tcW w:w="0" w:type="auto"/>
            <w:tcBorders>
              <w:top w:val="single" w:sz="4" w:space="0" w:color="auto"/>
              <w:bottom w:val="single" w:sz="4" w:space="0" w:color="auto"/>
            </w:tcBorders>
            <w:vAlign w:val="center"/>
            <w:hideMark/>
          </w:tcPr>
          <w:p w14:paraId="78B47D19" w14:textId="77777777" w:rsidR="00115409" w:rsidRDefault="00115409" w:rsidP="00115409">
            <w:pPr>
              <w:rPr>
                <w:lang w:val="en-GB"/>
              </w:rPr>
            </w:pPr>
            <w:r w:rsidRPr="00115409">
              <w:rPr>
                <w:b/>
                <w:bCs/>
                <w:lang w:val="en-GB"/>
              </w:rPr>
              <w:t>Framework:</w:t>
            </w:r>
            <w:r w:rsidRPr="00115409">
              <w:rPr>
                <w:lang w:val="en-GB"/>
              </w:rPr>
              <w:t xml:space="preserve"> Sets the strategic direction for national climate policy (legislative or executive) by defining long- or medium-term emissions targets and pathways, establishing governance arrangements, spanning multiple sectors, and embedding transparency and accountability. </w:t>
            </w:r>
          </w:p>
          <w:p w14:paraId="4AE000AC" w14:textId="595834C2" w:rsidR="00115409" w:rsidRPr="00115409" w:rsidRDefault="00115409" w:rsidP="00115409">
            <w:pPr>
              <w:rPr>
                <w:lang w:val="en-GB"/>
              </w:rPr>
            </w:pPr>
            <w:r w:rsidRPr="00115409">
              <w:rPr>
                <w:b/>
                <w:bCs/>
                <w:lang w:val="en-GB"/>
              </w:rPr>
              <w:t>Instrument:</w:t>
            </w:r>
            <w:r w:rsidRPr="00115409">
              <w:rPr>
                <w:lang w:val="en-GB"/>
              </w:rPr>
              <w:t xml:space="preserve"> A </w:t>
            </w:r>
            <w:r w:rsidR="008A020F">
              <w:rPr>
                <w:lang w:val="en-GB"/>
              </w:rPr>
              <w:t>focused</w:t>
            </w:r>
            <w:r w:rsidRPr="00115409">
              <w:rPr>
                <w:lang w:val="en-GB"/>
              </w:rPr>
              <w:t xml:space="preserve"> policy tool or mechanism used to implement objectives (e.g. grants, tax credits, procurement).</w:t>
            </w:r>
          </w:p>
        </w:tc>
      </w:tr>
      <w:tr w:rsidR="00115409" w:rsidRPr="00AC55E4" w14:paraId="5C7C7E1B" w14:textId="77777777" w:rsidTr="3413C288">
        <w:trPr>
          <w:tblCellSpacing w:w="15" w:type="dxa"/>
        </w:trPr>
        <w:tc>
          <w:tcPr>
            <w:tcW w:w="0" w:type="auto"/>
            <w:tcBorders>
              <w:top w:val="single" w:sz="4" w:space="0" w:color="auto"/>
              <w:bottom w:val="single" w:sz="4" w:space="0" w:color="auto"/>
            </w:tcBorders>
            <w:vAlign w:val="center"/>
            <w:hideMark/>
          </w:tcPr>
          <w:p w14:paraId="5C79B091" w14:textId="2FF49EBF" w:rsidR="00115409" w:rsidRPr="00115409" w:rsidRDefault="194E0834" w:rsidP="00115409">
            <w:pPr>
              <w:rPr>
                <w:lang w:val="en-GB"/>
              </w:rPr>
            </w:pPr>
            <w:r w:rsidRPr="7BCA0CF0">
              <w:rPr>
                <w:b/>
                <w:bCs/>
                <w:lang w:val="en-GB"/>
              </w:rPr>
              <w:lastRenderedPageBreak/>
              <w:t>CDR_link</w:t>
            </w:r>
            <w:ins w:id="18" w:author="leona.tenkhoff" w:date="2026-03-10T16:10:00Z" w16du:dateUtc="2026-03-10T16:10:35Z">
              <w:r w:rsidR="0076137E" w:rsidRPr="7BCA0CF0">
                <w:rPr>
                  <w:b/>
                  <w:bCs/>
                  <w:lang w:val="en-GB"/>
                </w:rPr>
                <w:t xml:space="preserve"> (CDR relevance)</w:t>
              </w:r>
            </w:ins>
          </w:p>
        </w:tc>
        <w:tc>
          <w:tcPr>
            <w:tcW w:w="0" w:type="auto"/>
            <w:tcBorders>
              <w:top w:val="single" w:sz="4" w:space="0" w:color="auto"/>
              <w:bottom w:val="single" w:sz="4" w:space="0" w:color="auto"/>
            </w:tcBorders>
            <w:vAlign w:val="center"/>
            <w:hideMark/>
          </w:tcPr>
          <w:p w14:paraId="43778D82" w14:textId="77777777" w:rsidR="00115409" w:rsidRPr="00115409" w:rsidRDefault="00115409" w:rsidP="00115409">
            <w:pPr>
              <w:rPr>
                <w:lang w:val="en-GB"/>
              </w:rPr>
            </w:pPr>
            <w:r w:rsidRPr="00115409">
              <w:rPr>
                <w:lang w:val="en-GB"/>
              </w:rPr>
              <w:t>One sentence explaining the document’s core relevance to carbon dioxide removal (CDR) and why it matters.</w:t>
            </w:r>
          </w:p>
        </w:tc>
      </w:tr>
      <w:tr w:rsidR="00115409" w:rsidRPr="00115409" w14:paraId="191D8EBF" w14:textId="77777777" w:rsidTr="3413C288">
        <w:trPr>
          <w:tblCellSpacing w:w="15" w:type="dxa"/>
        </w:trPr>
        <w:tc>
          <w:tcPr>
            <w:tcW w:w="0" w:type="auto"/>
            <w:tcBorders>
              <w:top w:val="single" w:sz="4" w:space="0" w:color="auto"/>
              <w:bottom w:val="single" w:sz="4" w:space="0" w:color="auto"/>
            </w:tcBorders>
            <w:vAlign w:val="center"/>
            <w:hideMark/>
          </w:tcPr>
          <w:p w14:paraId="2EFEAF65" w14:textId="333160CC" w:rsidR="00115409" w:rsidRPr="00115409" w:rsidRDefault="50975117" w:rsidP="4920596A">
            <w:pPr>
              <w:rPr>
                <w:b/>
                <w:bCs/>
                <w:lang w:val="en-GB"/>
              </w:rPr>
            </w:pPr>
            <w:r w:rsidRPr="7BCA0CF0">
              <w:rPr>
                <w:b/>
                <w:bCs/>
                <w:lang w:val="en-GB"/>
              </w:rPr>
              <w:t>Broad_</w:t>
            </w:r>
            <w:r w:rsidR="1C0C0F4E" w:rsidRPr="7BCA0CF0">
              <w:rPr>
                <w:b/>
                <w:bCs/>
                <w:lang w:val="en-GB"/>
              </w:rPr>
              <w:t>method</w:t>
            </w:r>
            <w:ins w:id="19" w:author="leona.tenkhoff" w:date="2026-03-10T16:10:00Z" w16du:dateUtc="2026-03-10T16:10:55Z">
              <w:r w:rsidR="6B85E176" w:rsidRPr="7BCA0CF0">
                <w:rPr>
                  <w:b/>
                  <w:bCs/>
                  <w:lang w:val="en-GB"/>
                </w:rPr>
                <w:t xml:space="preserve"> (Broad method)</w:t>
              </w:r>
            </w:ins>
          </w:p>
        </w:tc>
        <w:tc>
          <w:tcPr>
            <w:tcW w:w="0" w:type="auto"/>
            <w:tcBorders>
              <w:top w:val="single" w:sz="4" w:space="0" w:color="auto"/>
              <w:bottom w:val="single" w:sz="4" w:space="0" w:color="auto"/>
            </w:tcBorders>
            <w:vAlign w:val="center"/>
            <w:hideMark/>
          </w:tcPr>
          <w:p w14:paraId="4636A01C" w14:textId="77777777" w:rsidR="008A020F" w:rsidRDefault="00115409" w:rsidP="00115409">
            <w:pPr>
              <w:rPr>
                <w:lang w:val="en-GB"/>
              </w:rPr>
            </w:pPr>
            <w:r w:rsidRPr="00115409">
              <w:rPr>
                <w:lang w:val="en-GB"/>
              </w:rPr>
              <w:t xml:space="preserve">One or more of the following categories: </w:t>
            </w:r>
          </w:p>
          <w:p w14:paraId="4E912F2C" w14:textId="77777777" w:rsidR="008A020F" w:rsidRDefault="00115409" w:rsidP="00115409">
            <w:pPr>
              <w:rPr>
                <w:lang w:val="en-GB"/>
              </w:rPr>
            </w:pPr>
            <w:r w:rsidRPr="00115409">
              <w:rPr>
                <w:lang w:val="en-GB"/>
              </w:rPr>
              <w:t xml:space="preserve">• Conventional CDR </w:t>
            </w:r>
          </w:p>
          <w:p w14:paraId="46E10B3C" w14:textId="77777777" w:rsidR="008A020F" w:rsidRDefault="00115409" w:rsidP="00115409">
            <w:pPr>
              <w:rPr>
                <w:lang w:val="en-GB"/>
              </w:rPr>
            </w:pPr>
            <w:r w:rsidRPr="00115409">
              <w:rPr>
                <w:lang w:val="en-GB"/>
              </w:rPr>
              <w:t xml:space="preserve">• Novel CDR </w:t>
            </w:r>
          </w:p>
          <w:p w14:paraId="31A9730F" w14:textId="77777777" w:rsidR="008A020F" w:rsidRDefault="00115409" w:rsidP="00115409">
            <w:pPr>
              <w:rPr>
                <w:lang w:val="en-GB"/>
              </w:rPr>
            </w:pPr>
            <w:r w:rsidRPr="00115409">
              <w:rPr>
                <w:lang w:val="en-GB"/>
              </w:rPr>
              <w:t xml:space="preserve">• Enabling infrastructure </w:t>
            </w:r>
          </w:p>
          <w:p w14:paraId="7B9B8A82" w14:textId="4278DC55" w:rsidR="00115409" w:rsidRPr="00115409" w:rsidRDefault="00115409" w:rsidP="00115409">
            <w:pPr>
              <w:rPr>
                <w:lang w:val="en-GB"/>
              </w:rPr>
            </w:pPr>
            <w:r w:rsidRPr="00115409">
              <w:rPr>
                <w:lang w:val="en-GB"/>
              </w:rPr>
              <w:t>• Multiple</w:t>
            </w:r>
          </w:p>
        </w:tc>
      </w:tr>
      <w:tr w:rsidR="00115409" w:rsidRPr="00AC55E4" w14:paraId="484240E6" w14:textId="77777777" w:rsidTr="3413C288">
        <w:trPr>
          <w:tblCellSpacing w:w="15" w:type="dxa"/>
        </w:trPr>
        <w:tc>
          <w:tcPr>
            <w:tcW w:w="0" w:type="auto"/>
            <w:vAlign w:val="center"/>
            <w:hideMark/>
          </w:tcPr>
          <w:p w14:paraId="1DF9F00F" w14:textId="31F514C7" w:rsidR="00115409" w:rsidRPr="00115409" w:rsidRDefault="50975117" w:rsidP="4920596A">
            <w:pPr>
              <w:rPr>
                <w:b/>
                <w:bCs/>
                <w:lang w:val="en-GB"/>
              </w:rPr>
            </w:pPr>
            <w:r w:rsidRPr="7BCA0CF0">
              <w:rPr>
                <w:b/>
                <w:bCs/>
                <w:lang w:val="en-GB"/>
              </w:rPr>
              <w:t>Specific_</w:t>
            </w:r>
            <w:r w:rsidR="5AEC0C78" w:rsidRPr="7BCA0CF0">
              <w:rPr>
                <w:b/>
                <w:bCs/>
                <w:lang w:val="en-GB"/>
              </w:rPr>
              <w:t>method</w:t>
            </w:r>
            <w:ins w:id="20" w:author="leona.tenkhoff" w:date="2026-03-10T16:10:00Z" w16du:dateUtc="2026-03-10T16:10:59Z">
              <w:r w:rsidR="30DAC373" w:rsidRPr="7BCA0CF0">
                <w:rPr>
                  <w:b/>
                  <w:bCs/>
                  <w:lang w:val="en-GB"/>
                </w:rPr>
                <w:t xml:space="preserve"> </w:t>
              </w:r>
            </w:ins>
            <w:ins w:id="21" w:author="leona.tenkhoff" w:date="2026-03-10T16:11:00Z" w16du:dateUtc="2026-03-10T16:11:05Z">
              <w:r w:rsidR="30DAC373" w:rsidRPr="7BCA0CF0">
                <w:rPr>
                  <w:b/>
                  <w:bCs/>
                  <w:lang w:val="en-GB"/>
                </w:rPr>
                <w:t>(</w:t>
              </w:r>
            </w:ins>
            <w:ins w:id="22" w:author="leona.tenkhoff" w:date="2026-03-10T16:10:00Z" w16du:dateUtc="2026-03-10T16:10:59Z">
              <w:r w:rsidR="30DAC373" w:rsidRPr="7BCA0CF0">
                <w:rPr>
                  <w:b/>
                  <w:bCs/>
                  <w:lang w:val="en-GB"/>
                </w:rPr>
                <w:t>Specific me</w:t>
              </w:r>
            </w:ins>
            <w:ins w:id="23" w:author="leona.tenkhoff" w:date="2026-03-10T16:11:00Z" w16du:dateUtc="2026-03-10T16:11:01Z">
              <w:r w:rsidR="30DAC373" w:rsidRPr="7BCA0CF0">
                <w:rPr>
                  <w:b/>
                  <w:bCs/>
                  <w:lang w:val="en-GB"/>
                </w:rPr>
                <w:t>thod)</w:t>
              </w:r>
            </w:ins>
          </w:p>
        </w:tc>
        <w:tc>
          <w:tcPr>
            <w:tcW w:w="0" w:type="auto"/>
            <w:vAlign w:val="center"/>
            <w:hideMark/>
          </w:tcPr>
          <w:p w14:paraId="11399432" w14:textId="77CA1F27" w:rsidR="008A020F" w:rsidRDefault="28BCB85A" w:rsidP="00115409">
            <w:pPr>
              <w:rPr>
                <w:lang w:val="en-GB"/>
              </w:rPr>
            </w:pPr>
            <w:r w:rsidRPr="4920596A">
              <w:rPr>
                <w:b/>
                <w:bCs/>
                <w:lang w:val="en-GB"/>
              </w:rPr>
              <w:t xml:space="preserve">CDR </w:t>
            </w:r>
            <w:r w:rsidR="463C56F3" w:rsidRPr="4920596A">
              <w:rPr>
                <w:b/>
                <w:bCs/>
                <w:lang w:val="en-GB"/>
              </w:rPr>
              <w:t>methods</w:t>
            </w:r>
            <w:r w:rsidRPr="4920596A">
              <w:rPr>
                <w:b/>
                <w:bCs/>
                <w:lang w:val="en-GB"/>
              </w:rPr>
              <w:t>:</w:t>
            </w:r>
            <w:r w:rsidRPr="4920596A">
              <w:rPr>
                <w:lang w:val="en-GB"/>
              </w:rPr>
              <w:t xml:space="preserve"> Afforestation, reforestation, forest management; Agroforestry; Peatland and coastal wetland restoration; Soil carbon sequestration in croplands &amp; grasslands; Durable wood products; Biochar soil amendment; Mineral products (e.g. CO₂-cured concrete, aggregates); Biomass burial; Enhanced weathering; Bio-oil storage; Bioenergy with carbon capture and storage (BECCS); Direct air capture with geological storage (DACCS); Direct ocean carbon capture and storage; Alkalinity enhancement of water bodies; Ocean fertilisation; Biomass sinking. </w:t>
            </w:r>
          </w:p>
          <w:p w14:paraId="25D35723" w14:textId="77777777" w:rsidR="00AC4494" w:rsidRDefault="00115409" w:rsidP="00115409">
            <w:pPr>
              <w:rPr>
                <w:lang w:val="en-GB"/>
              </w:rPr>
            </w:pPr>
            <w:r w:rsidRPr="00115409">
              <w:rPr>
                <w:b/>
                <w:bCs/>
                <w:lang w:val="en-GB"/>
              </w:rPr>
              <w:t>Enabling infrastructure:</w:t>
            </w:r>
            <w:r w:rsidRPr="00115409">
              <w:rPr>
                <w:lang w:val="en-GB"/>
              </w:rPr>
              <w:t xml:space="preserve"> CO₂ geological storage; CO₂ transport. </w:t>
            </w:r>
          </w:p>
          <w:p w14:paraId="18DC4EF8" w14:textId="72184D0D" w:rsidR="00697D89" w:rsidRPr="00697D89" w:rsidRDefault="00697D89" w:rsidP="00115409">
            <w:pPr>
              <w:rPr>
                <w:lang w:val="en-GB"/>
              </w:rPr>
            </w:pPr>
            <w:r w:rsidRPr="00697D89">
              <w:rPr>
                <w:b/>
                <w:bCs/>
                <w:lang w:val="en-GB"/>
              </w:rPr>
              <w:t xml:space="preserve">Multiple </w:t>
            </w:r>
            <w:r w:rsidRPr="00697D89">
              <w:rPr>
                <w:lang w:val="en-GB"/>
              </w:rPr>
              <w:t>(if unspecific)</w:t>
            </w:r>
          </w:p>
          <w:p w14:paraId="187B2B8B" w14:textId="2D620E82" w:rsidR="00115409" w:rsidRPr="00115409" w:rsidRDefault="00115409" w:rsidP="00115409">
            <w:pPr>
              <w:rPr>
                <w:lang w:val="en-GB"/>
              </w:rPr>
            </w:pPr>
            <w:r w:rsidRPr="00115409">
              <w:rPr>
                <w:lang w:val="en-GB"/>
              </w:rPr>
              <w:t>Multiple values allowed; separate with semicolons (;).</w:t>
            </w:r>
          </w:p>
        </w:tc>
      </w:tr>
      <w:tr w:rsidR="00115409" w:rsidRPr="00AC55E4" w14:paraId="2E49EC9F" w14:textId="77777777" w:rsidTr="3413C288">
        <w:trPr>
          <w:tblCellSpacing w:w="15" w:type="dxa"/>
        </w:trPr>
        <w:tc>
          <w:tcPr>
            <w:tcW w:w="0" w:type="auto"/>
            <w:tcBorders>
              <w:top w:val="single" w:sz="4" w:space="0" w:color="auto"/>
              <w:bottom w:val="single" w:sz="12" w:space="0" w:color="000000" w:themeColor="text1"/>
            </w:tcBorders>
            <w:vAlign w:val="center"/>
            <w:hideMark/>
          </w:tcPr>
          <w:p w14:paraId="30C08362" w14:textId="59FEF27A" w:rsidR="00115409" w:rsidRPr="00115409" w:rsidRDefault="194E0834" w:rsidP="00115409">
            <w:pPr>
              <w:rPr>
                <w:lang w:val="en-GB"/>
              </w:rPr>
            </w:pPr>
            <w:r w:rsidRPr="7BCA0CF0">
              <w:rPr>
                <w:b/>
                <w:bCs/>
                <w:lang w:val="en-GB"/>
              </w:rPr>
              <w:t>Value_chain_focus</w:t>
            </w:r>
            <w:ins w:id="24" w:author="leona.tenkhoff" w:date="2026-03-10T16:11:00Z" w16du:dateUtc="2026-03-10T16:11:39Z">
              <w:r w:rsidR="4D3F9A2F" w:rsidRPr="7BCA0CF0">
                <w:rPr>
                  <w:b/>
                  <w:bCs/>
                  <w:lang w:val="en-GB"/>
                </w:rPr>
                <w:t xml:space="preserve"> </w:t>
              </w:r>
            </w:ins>
            <w:ins w:id="25" w:author="leona.tenkhoff" w:date="2026-03-10T16:12:00Z" w16du:dateUtc="2026-03-10T16:12:15Z">
              <w:r w:rsidR="4D3F9A2F" w:rsidRPr="7BCA0CF0">
                <w:rPr>
                  <w:b/>
                  <w:bCs/>
                  <w:lang w:val="en-GB"/>
                </w:rPr>
                <w:t xml:space="preserve">(CDR </w:t>
              </w:r>
            </w:ins>
            <w:ins w:id="26" w:author="leona.tenkhoff" w:date="2026-03-10T16:13:00Z" w16du:dateUtc="2026-03-10T16:13:11Z">
              <w:r w:rsidR="630F6428" w:rsidRPr="7BCA0CF0">
                <w:rPr>
                  <w:b/>
                  <w:bCs/>
                  <w:lang w:val="en-GB"/>
                </w:rPr>
                <w:t xml:space="preserve">value chain </w:t>
              </w:r>
            </w:ins>
            <w:ins w:id="27" w:author="leona.tenkhoff" w:date="2026-03-10T16:12:00Z" w16du:dateUtc="2026-03-10T16:12:15Z">
              <w:r w:rsidR="4D3F9A2F" w:rsidRPr="7BCA0CF0">
                <w:rPr>
                  <w:b/>
                  <w:bCs/>
                  <w:lang w:val="en-GB"/>
                </w:rPr>
                <w:t>incentive)</w:t>
              </w:r>
            </w:ins>
          </w:p>
        </w:tc>
        <w:tc>
          <w:tcPr>
            <w:tcW w:w="0" w:type="auto"/>
            <w:tcBorders>
              <w:top w:val="single" w:sz="4" w:space="0" w:color="auto"/>
              <w:bottom w:val="single" w:sz="12" w:space="0" w:color="000000" w:themeColor="text1"/>
            </w:tcBorders>
            <w:vAlign w:val="center"/>
            <w:hideMark/>
          </w:tcPr>
          <w:p w14:paraId="52D44A73" w14:textId="77777777" w:rsidR="008A020F" w:rsidRDefault="00115409" w:rsidP="00115409">
            <w:pPr>
              <w:rPr>
                <w:lang w:val="en-GB"/>
              </w:rPr>
            </w:pPr>
            <w:r w:rsidRPr="00115409">
              <w:rPr>
                <w:b/>
                <w:bCs/>
                <w:lang w:val="en-GB"/>
              </w:rPr>
              <w:t>Cross-cutting:</w:t>
            </w:r>
            <w:r w:rsidRPr="00115409">
              <w:rPr>
                <w:lang w:val="en-GB"/>
              </w:rPr>
              <w:t xml:space="preserve"> Broad regulatory or institutional measures affecting multiple stages of the CDR value chain. </w:t>
            </w:r>
          </w:p>
          <w:p w14:paraId="66ED49A5" w14:textId="77777777" w:rsidR="008A020F" w:rsidRDefault="00115409" w:rsidP="00115409">
            <w:pPr>
              <w:rPr>
                <w:lang w:val="en-GB"/>
              </w:rPr>
            </w:pPr>
            <w:r w:rsidRPr="00115409">
              <w:rPr>
                <w:b/>
                <w:bCs/>
                <w:lang w:val="en-GB"/>
              </w:rPr>
              <w:t>Supply:</w:t>
            </w:r>
            <w:r w:rsidRPr="00115409">
              <w:rPr>
                <w:lang w:val="en-GB"/>
              </w:rPr>
              <w:t xml:space="preserve"> Measures that reduce cost, risk, or uncertainty for producing verified removals. </w:t>
            </w:r>
          </w:p>
          <w:p w14:paraId="647D198C" w14:textId="77465936" w:rsidR="00115409" w:rsidRPr="00115409" w:rsidRDefault="00115409" w:rsidP="00115409">
            <w:pPr>
              <w:rPr>
                <w:lang w:val="en-GB"/>
              </w:rPr>
            </w:pPr>
            <w:r w:rsidRPr="00115409">
              <w:rPr>
                <w:b/>
                <w:bCs/>
                <w:lang w:val="en-GB"/>
              </w:rPr>
              <w:t>Demand:</w:t>
            </w:r>
            <w:r w:rsidRPr="00115409">
              <w:rPr>
                <w:lang w:val="en-GB"/>
              </w:rPr>
              <w:t xml:space="preserve"> Measures that create or expand markets and buyers for verified removals</w:t>
            </w:r>
            <w:r w:rsidR="00AC55E4">
              <w:rPr>
                <w:lang w:val="en-GB"/>
              </w:rPr>
              <w:t xml:space="preserve"> (binding</w:t>
            </w:r>
            <w:r w:rsidR="00854C7F">
              <w:rPr>
                <w:lang w:val="en-GB"/>
              </w:rPr>
              <w:t xml:space="preserve"> targets, compliance markets). </w:t>
            </w:r>
          </w:p>
        </w:tc>
      </w:tr>
      <w:tr w:rsidR="102A310C" w:rsidRPr="00AC55E4" w14:paraId="2C814C82" w14:textId="77777777" w:rsidTr="3413C288">
        <w:trPr>
          <w:trHeight w:val="300"/>
          <w:tblCellSpacing w:w="15" w:type="dxa"/>
        </w:trPr>
        <w:tc>
          <w:tcPr>
            <w:tcW w:w="2578" w:type="dxa"/>
            <w:tcBorders>
              <w:top w:val="single" w:sz="12" w:space="0" w:color="000000" w:themeColor="text1"/>
              <w:bottom w:val="single" w:sz="4" w:space="0" w:color="auto"/>
            </w:tcBorders>
            <w:vAlign w:val="center"/>
            <w:hideMark/>
          </w:tcPr>
          <w:p w14:paraId="5424DA73" w14:textId="66411BC6" w:rsidR="46EEB463" w:rsidRDefault="1A6E85F7" w:rsidP="102A310C">
            <w:pPr>
              <w:rPr>
                <w:b/>
                <w:bCs/>
                <w:lang w:val="en-GB"/>
              </w:rPr>
            </w:pPr>
            <w:r w:rsidRPr="7BCA0CF0">
              <w:rPr>
                <w:b/>
                <w:bCs/>
                <w:lang w:val="en-GB"/>
              </w:rPr>
              <w:lastRenderedPageBreak/>
              <w:t>Instrument_broad</w:t>
            </w:r>
            <w:ins w:id="28" w:author="leona.tenkhoff" w:date="2026-03-10T16:19:00Z" w16du:dateUtc="2026-03-10T16:19:51Z">
              <w:r w:rsidR="43D31CE2" w:rsidRPr="7BCA0CF0">
                <w:rPr>
                  <w:b/>
                  <w:bCs/>
                  <w:lang w:val="en-GB"/>
                </w:rPr>
                <w:t xml:space="preserve"> (Instrument category)</w:t>
              </w:r>
            </w:ins>
          </w:p>
        </w:tc>
        <w:tc>
          <w:tcPr>
            <w:tcW w:w="6448" w:type="dxa"/>
            <w:tcBorders>
              <w:top w:val="single" w:sz="12" w:space="0" w:color="000000" w:themeColor="text1"/>
              <w:bottom w:val="single" w:sz="4" w:space="0" w:color="auto"/>
            </w:tcBorders>
            <w:vAlign w:val="center"/>
            <w:hideMark/>
          </w:tcPr>
          <w:p w14:paraId="0E769024" w14:textId="008B5734" w:rsidR="53D6B567" w:rsidRPr="006D77A2" w:rsidRDefault="53D6B567" w:rsidP="102A310C">
            <w:pPr>
              <w:spacing w:before="240" w:after="240"/>
              <w:rPr>
                <w:lang w:val="en-GB"/>
              </w:rPr>
            </w:pPr>
            <w:r w:rsidRPr="102A310C">
              <w:rPr>
                <w:rFonts w:ascii="Aptos" w:eastAsia="Aptos" w:hAnsi="Aptos" w:cs="Aptos"/>
                <w:b/>
                <w:bCs/>
                <w:lang w:val="en-GB"/>
              </w:rPr>
              <w:t>Economic instrument:</w:t>
            </w:r>
            <w:r w:rsidRPr="102A310C">
              <w:rPr>
                <w:rFonts w:ascii="Aptos" w:eastAsia="Aptos" w:hAnsi="Aptos" w:cs="Aptos"/>
                <w:lang w:val="en-GB"/>
              </w:rPr>
              <w:t xml:space="preserve"> Policies that use financial incentives, market mechanisms, or fiscal measures to influence behaviour by changing costs, revenues, or investment risks related to carbon dioxide removal (CDR).</w:t>
            </w:r>
          </w:p>
          <w:p w14:paraId="09143289" w14:textId="6C68D17C" w:rsidR="53D6B567" w:rsidRPr="006D77A2" w:rsidRDefault="53D6B567" w:rsidP="102A310C">
            <w:pPr>
              <w:spacing w:before="240" w:after="240"/>
              <w:rPr>
                <w:lang w:val="en-GB"/>
              </w:rPr>
            </w:pPr>
            <w:r w:rsidRPr="102A310C">
              <w:rPr>
                <w:rFonts w:ascii="Aptos" w:eastAsia="Aptos" w:hAnsi="Aptos" w:cs="Aptos"/>
                <w:b/>
                <w:bCs/>
                <w:lang w:val="en-GB"/>
              </w:rPr>
              <w:t>Regulatory instrument:</w:t>
            </w:r>
            <w:r w:rsidRPr="102A310C">
              <w:rPr>
                <w:rFonts w:ascii="Aptos" w:eastAsia="Aptos" w:hAnsi="Aptos" w:cs="Aptos"/>
                <w:lang w:val="en-GB"/>
              </w:rPr>
              <w:t xml:space="preserve"> Legally binding rules, standards, or mandates that require, restrict, or enable specific actions related to the development, deployment, or use of CDR.</w:t>
            </w:r>
          </w:p>
          <w:p w14:paraId="4B87178C" w14:textId="4D1BCB4A" w:rsidR="53D6B567" w:rsidRPr="006D77A2" w:rsidRDefault="53D6B567" w:rsidP="102A310C">
            <w:pPr>
              <w:spacing w:before="240" w:after="240"/>
              <w:rPr>
                <w:lang w:val="en-GB"/>
              </w:rPr>
            </w:pPr>
            <w:r w:rsidRPr="102A310C">
              <w:rPr>
                <w:rFonts w:ascii="Aptos" w:eastAsia="Aptos" w:hAnsi="Aptos" w:cs="Aptos"/>
                <w:b/>
                <w:bCs/>
                <w:lang w:val="en-GB"/>
              </w:rPr>
              <w:t>Information instrument:</w:t>
            </w:r>
            <w:r w:rsidRPr="102A310C">
              <w:rPr>
                <w:rFonts w:ascii="Aptos" w:eastAsia="Aptos" w:hAnsi="Aptos" w:cs="Aptos"/>
                <w:lang w:val="en-GB"/>
              </w:rPr>
              <w:t xml:space="preserve"> Measures that provide information, guidance, transparency, or capacity-building to influence decisions and practices related to CDR without direct financial incentives or binding requirements.</w:t>
            </w:r>
          </w:p>
          <w:p w14:paraId="45894798" w14:textId="02EDD121" w:rsidR="53D6B567" w:rsidRPr="006D77A2" w:rsidRDefault="53D6B567" w:rsidP="102A310C">
            <w:pPr>
              <w:spacing w:before="240" w:after="240"/>
              <w:rPr>
                <w:lang w:val="en-GB"/>
              </w:rPr>
            </w:pPr>
            <w:r w:rsidRPr="102A310C">
              <w:rPr>
                <w:rFonts w:ascii="Aptos" w:eastAsia="Aptos" w:hAnsi="Aptos" w:cs="Aptos"/>
                <w:b/>
                <w:bCs/>
                <w:lang w:val="en-GB"/>
              </w:rPr>
              <w:t>Other:</w:t>
            </w:r>
            <w:r w:rsidRPr="102A310C">
              <w:rPr>
                <w:rFonts w:ascii="Aptos" w:eastAsia="Aptos" w:hAnsi="Aptos" w:cs="Aptos"/>
                <w:lang w:val="en-GB"/>
              </w:rPr>
              <w:t xml:space="preserve"> Institutional, strategic, research, or hybrid measures that do not primarily rely on economic incentives, regulatory mandates, or information provision, or that combine multiple mechanisms without a single dominant instrument type.</w:t>
            </w:r>
          </w:p>
        </w:tc>
      </w:tr>
      <w:tr w:rsidR="00115409" w:rsidRPr="00EF1609" w14:paraId="7F5BDC00" w14:textId="77777777" w:rsidTr="3413C288">
        <w:trPr>
          <w:tblCellSpacing w:w="15" w:type="dxa"/>
        </w:trPr>
        <w:tc>
          <w:tcPr>
            <w:tcW w:w="0" w:type="auto"/>
            <w:vAlign w:val="center"/>
            <w:hideMark/>
          </w:tcPr>
          <w:p w14:paraId="650764A7" w14:textId="5CFECA58" w:rsidR="00115409" w:rsidRPr="00115409" w:rsidRDefault="0277D888" w:rsidP="102A310C">
            <w:pPr>
              <w:rPr>
                <w:highlight w:val="yellow"/>
                <w:lang w:val="en-GB"/>
              </w:rPr>
            </w:pPr>
            <w:r w:rsidRPr="7BCA0CF0">
              <w:rPr>
                <w:b/>
                <w:bCs/>
                <w:highlight w:val="yellow"/>
                <w:lang w:val="en-GB"/>
              </w:rPr>
              <w:t>Instrument_type</w:t>
            </w:r>
            <w:ins w:id="29" w:author="leona.tenkhoff" w:date="2026-03-10T16:19:00Z" w16du:dateUtc="2026-03-10T16:19:57Z">
              <w:r w:rsidR="484F6CFC" w:rsidRPr="7BCA0CF0">
                <w:rPr>
                  <w:b/>
                  <w:bCs/>
                  <w:highlight w:val="yellow"/>
                  <w:lang w:val="en-GB"/>
                </w:rPr>
                <w:t xml:space="preserve"> (Instrument type)</w:t>
              </w:r>
            </w:ins>
          </w:p>
        </w:tc>
        <w:tc>
          <w:tcPr>
            <w:tcW w:w="0" w:type="auto"/>
            <w:vAlign w:val="center"/>
            <w:hideMark/>
          </w:tcPr>
          <w:p w14:paraId="74E810DB" w14:textId="77777777" w:rsidR="008A020F" w:rsidRDefault="008A020F" w:rsidP="00115409">
            <w:pPr>
              <w:rPr>
                <w:lang w:val="en-GB"/>
              </w:rPr>
            </w:pPr>
            <w:r>
              <w:rPr>
                <w:lang w:val="en-GB"/>
              </w:rPr>
              <w:t>Specific</w:t>
            </w:r>
            <w:r w:rsidR="00115409" w:rsidRPr="00115409">
              <w:rPr>
                <w:lang w:val="en-GB"/>
              </w:rPr>
              <w:t xml:space="preserve"> instrument type (multiple values allowed; separate with semicolons ;). </w:t>
            </w:r>
          </w:p>
          <w:p w14:paraId="46433785" w14:textId="13755B0B" w:rsidR="008A020F" w:rsidRDefault="00277713" w:rsidP="00115409">
            <w:pPr>
              <w:rPr>
                <w:lang w:val="en-GB"/>
              </w:rPr>
            </w:pPr>
            <w:r w:rsidRPr="00652011">
              <w:rPr>
                <w:b/>
                <w:bCs/>
                <w:highlight w:val="yellow"/>
                <w:lang w:val="en-GB"/>
              </w:rPr>
              <w:t>compliance_market_integration</w:t>
            </w:r>
            <w:r w:rsidR="00115409" w:rsidRPr="00652011">
              <w:rPr>
                <w:b/>
                <w:bCs/>
                <w:highlight w:val="yellow"/>
                <w:lang w:val="en-GB"/>
              </w:rPr>
              <w:t>:</w:t>
            </w:r>
            <w:r w:rsidR="00652011" w:rsidRPr="00652011">
              <w:rPr>
                <w:highlight w:val="yellow"/>
                <w:lang w:val="en-GB"/>
              </w:rPr>
              <w:t xml:space="preserve"> Rules governing whether and how CDR units are recognised for use in a compliance carbon market or other regulatory compliance framework</w:t>
            </w:r>
            <w:r w:rsidR="00115409" w:rsidRPr="00652011">
              <w:rPr>
                <w:highlight w:val="yellow"/>
                <w:lang w:val="en-GB"/>
              </w:rPr>
              <w:t>.</w:t>
            </w:r>
            <w:r w:rsidR="00115409" w:rsidRPr="00115409">
              <w:rPr>
                <w:lang w:val="en-GB"/>
              </w:rPr>
              <w:t xml:space="preserve"> </w:t>
            </w:r>
          </w:p>
          <w:p w14:paraId="7FA65E95" w14:textId="49EC2936" w:rsidR="00DF2A97" w:rsidRPr="00C648D1" w:rsidRDefault="00DF2A97" w:rsidP="00115409">
            <w:pPr>
              <w:rPr>
                <w:lang w:val="en-GB"/>
              </w:rPr>
            </w:pPr>
            <w:r w:rsidRPr="00C648D1">
              <w:rPr>
                <w:b/>
                <w:bCs/>
                <w:lang w:val="en-GB"/>
              </w:rPr>
              <w:t>crediting_mechanism</w:t>
            </w:r>
            <w:r w:rsidRPr="00C648D1">
              <w:rPr>
                <w:lang w:val="en-GB"/>
              </w:rPr>
              <w:t xml:space="preserve">: </w:t>
            </w:r>
            <w:r w:rsidR="00C648D1" w:rsidRPr="00C648D1">
              <w:rPr>
                <w:lang w:val="en-GB"/>
              </w:rPr>
              <w:t>Policy frameworks that establish systems for generating, issuing, or certifying carbon removal credits (e.g., national carbon crediting schemes, certification frameworks, or offset mechanisms).</w:t>
            </w:r>
          </w:p>
          <w:p w14:paraId="672FB8B5" w14:textId="7ED7649C" w:rsidR="008A020F" w:rsidRDefault="00115409" w:rsidP="00115409">
            <w:pPr>
              <w:rPr>
                <w:lang w:val="en-GB"/>
              </w:rPr>
            </w:pPr>
            <w:r w:rsidRPr="00115409">
              <w:rPr>
                <w:b/>
                <w:bCs/>
                <w:lang w:val="en-GB"/>
              </w:rPr>
              <w:t>target:</w:t>
            </w:r>
            <w:r w:rsidRPr="00115409">
              <w:rPr>
                <w:lang w:val="en-GB"/>
              </w:rPr>
              <w:t xml:space="preserve"> Quantitative emissions reduction objective relative to a baseline year</w:t>
            </w:r>
            <w:r w:rsidR="002242FB">
              <w:rPr>
                <w:lang w:val="en-GB"/>
              </w:rPr>
              <w:t xml:space="preserve"> or </w:t>
            </w:r>
            <w:r w:rsidRPr="00115409">
              <w:rPr>
                <w:lang w:val="en-GB"/>
              </w:rPr>
              <w:t xml:space="preserve">Quantified </w:t>
            </w:r>
            <w:r w:rsidR="00F25CD1">
              <w:rPr>
                <w:lang w:val="en-GB"/>
              </w:rPr>
              <w:t xml:space="preserve">specific </w:t>
            </w:r>
            <w:r w:rsidRPr="00115409">
              <w:rPr>
                <w:lang w:val="en-GB"/>
              </w:rPr>
              <w:t>carbon dioxide removal objective (economy-wide or sectoral)</w:t>
            </w:r>
            <w:r w:rsidR="002242FB">
              <w:rPr>
                <w:lang w:val="en-GB"/>
              </w:rPr>
              <w:t xml:space="preserve"> or </w:t>
            </w:r>
            <w:r w:rsidR="004653AE">
              <w:rPr>
                <w:lang w:val="en-GB"/>
              </w:rPr>
              <w:t>Quantified enabling technology target (geological storage).</w:t>
            </w:r>
          </w:p>
          <w:p w14:paraId="05229021" w14:textId="77777777" w:rsidR="00B77188" w:rsidRDefault="00115409" w:rsidP="00115409">
            <w:pPr>
              <w:rPr>
                <w:lang w:val="en-GB"/>
              </w:rPr>
            </w:pPr>
            <w:r w:rsidRPr="00115409">
              <w:rPr>
                <w:b/>
                <w:bCs/>
                <w:lang w:val="en-GB"/>
              </w:rPr>
              <w:lastRenderedPageBreak/>
              <w:t>mrv_standard:</w:t>
            </w:r>
            <w:r w:rsidRPr="00115409">
              <w:rPr>
                <w:lang w:val="en-GB"/>
              </w:rPr>
              <w:t xml:space="preserve"> MRV frameworks, accounting rules, certification schemes, and technical standards. </w:t>
            </w:r>
          </w:p>
          <w:p w14:paraId="0D3BF39A" w14:textId="77777777" w:rsidR="00B77188" w:rsidRDefault="00115409" w:rsidP="00115409">
            <w:pPr>
              <w:rPr>
                <w:lang w:val="en-GB"/>
              </w:rPr>
            </w:pPr>
            <w:r w:rsidRPr="00115409">
              <w:rPr>
                <w:b/>
                <w:bCs/>
                <w:lang w:val="en-GB"/>
              </w:rPr>
              <w:t>regulatory_safeguard:</w:t>
            </w:r>
            <w:r w:rsidRPr="00115409">
              <w:rPr>
                <w:lang w:val="en-GB"/>
              </w:rPr>
              <w:t xml:space="preserve"> Permitting, siting, environmental impact assessment, liability, and safety rules. </w:t>
            </w:r>
          </w:p>
          <w:p w14:paraId="3AD42EC2" w14:textId="77777777" w:rsidR="00B77188" w:rsidRDefault="00115409" w:rsidP="00115409">
            <w:pPr>
              <w:rPr>
                <w:lang w:val="en-GB"/>
              </w:rPr>
            </w:pPr>
            <w:r w:rsidRPr="00115409">
              <w:rPr>
                <w:b/>
                <w:bCs/>
                <w:lang w:val="en-GB"/>
              </w:rPr>
              <w:t>community_safeguard:</w:t>
            </w:r>
            <w:r w:rsidRPr="00115409">
              <w:rPr>
                <w:lang w:val="en-GB"/>
              </w:rPr>
              <w:t xml:space="preserve"> Public consultation, benefit-sharing mechanisms, and workforce or just transition measures. </w:t>
            </w:r>
          </w:p>
          <w:p w14:paraId="5C2EA07B" w14:textId="77777777" w:rsidR="00B77188" w:rsidRDefault="00115409" w:rsidP="00115409">
            <w:pPr>
              <w:rPr>
                <w:lang w:val="en-GB"/>
              </w:rPr>
            </w:pPr>
            <w:r w:rsidRPr="00115409">
              <w:rPr>
                <w:b/>
                <w:bCs/>
                <w:lang w:val="en-GB"/>
              </w:rPr>
              <w:t>rd_d_funding:</w:t>
            </w:r>
            <w:r w:rsidRPr="00115409">
              <w:rPr>
                <w:lang w:val="en-GB"/>
              </w:rPr>
              <w:t xml:space="preserve"> Public funding for research, development, and demonstration activities.</w:t>
            </w:r>
          </w:p>
          <w:p w14:paraId="5DBEE46A" w14:textId="77777777" w:rsidR="00B77188" w:rsidRDefault="00115409" w:rsidP="00115409">
            <w:pPr>
              <w:rPr>
                <w:lang w:val="en-GB"/>
              </w:rPr>
            </w:pPr>
            <w:r w:rsidRPr="00115409">
              <w:rPr>
                <w:b/>
                <w:bCs/>
                <w:lang w:val="en-GB"/>
              </w:rPr>
              <w:t>capital_subsidy:</w:t>
            </w:r>
            <w:r w:rsidRPr="00115409">
              <w:rPr>
                <w:lang w:val="en-GB"/>
              </w:rPr>
              <w:t xml:space="preserve"> Upfront or capital-focused grants/subsidies supporting assets or infrastructure (capex). </w:t>
            </w:r>
          </w:p>
          <w:p w14:paraId="5D655AFA" w14:textId="77777777" w:rsidR="00B77188" w:rsidRDefault="00115409" w:rsidP="00115409">
            <w:pPr>
              <w:rPr>
                <w:lang w:val="en-GB"/>
              </w:rPr>
            </w:pPr>
            <w:r w:rsidRPr="00115409">
              <w:rPr>
                <w:b/>
                <w:bCs/>
                <w:lang w:val="en-GB"/>
              </w:rPr>
              <w:t>operating_subsidy:</w:t>
            </w:r>
            <w:r w:rsidRPr="00115409">
              <w:rPr>
                <w:lang w:val="en-GB"/>
              </w:rPr>
              <w:t xml:space="preserve"> Ongoing support reducing operating costs or supporting delivery (opex), not structured as procurement or per-tonne crediting. </w:t>
            </w:r>
          </w:p>
          <w:p w14:paraId="44F9408C" w14:textId="77777777" w:rsidR="00B77188" w:rsidRDefault="00115409" w:rsidP="00115409">
            <w:pPr>
              <w:rPr>
                <w:lang w:val="en-GB"/>
              </w:rPr>
            </w:pPr>
            <w:r w:rsidRPr="00115409">
              <w:rPr>
                <w:b/>
                <w:bCs/>
                <w:lang w:val="en-GB"/>
              </w:rPr>
              <w:t>tax_incentive:</w:t>
            </w:r>
            <w:r w:rsidRPr="00115409">
              <w:rPr>
                <w:lang w:val="en-GB"/>
              </w:rPr>
              <w:t xml:space="preserve"> Tax credits, relief, or exemptions supporting CDR (cost-reducing or performance-based). </w:t>
            </w:r>
          </w:p>
          <w:p w14:paraId="65C640C0" w14:textId="100F0A7A" w:rsidR="00B77188" w:rsidRDefault="00115409" w:rsidP="00115409">
            <w:pPr>
              <w:rPr>
                <w:lang w:val="en-GB"/>
              </w:rPr>
            </w:pPr>
            <w:r w:rsidRPr="00115409">
              <w:rPr>
                <w:b/>
                <w:bCs/>
                <w:lang w:val="en-GB"/>
              </w:rPr>
              <w:t>public_</w:t>
            </w:r>
            <w:r w:rsidR="00B77188">
              <w:rPr>
                <w:b/>
                <w:bCs/>
                <w:lang w:val="en-GB"/>
              </w:rPr>
              <w:t>loan</w:t>
            </w:r>
            <w:r w:rsidRPr="00115409">
              <w:rPr>
                <w:b/>
                <w:bCs/>
                <w:lang w:val="en-GB"/>
              </w:rPr>
              <w:t>:</w:t>
            </w:r>
            <w:r w:rsidRPr="00115409">
              <w:rPr>
                <w:lang w:val="en-GB"/>
              </w:rPr>
              <w:t xml:space="preserve"> Public loans. </w:t>
            </w:r>
          </w:p>
          <w:p w14:paraId="6A9F3123" w14:textId="76AF61B5" w:rsidR="00115409" w:rsidRPr="00115409" w:rsidRDefault="431E391B" w:rsidP="102A310C">
            <w:pPr>
              <w:rPr>
                <w:lang w:val="en-GB"/>
              </w:rPr>
            </w:pPr>
            <w:r w:rsidRPr="102A310C">
              <w:rPr>
                <w:b/>
                <w:bCs/>
                <w:lang w:val="en-GB"/>
              </w:rPr>
              <w:t>public_procurement:</w:t>
            </w:r>
            <w:r w:rsidRPr="102A310C">
              <w:rPr>
                <w:lang w:val="en-GB"/>
              </w:rPr>
              <w:t xml:space="preserve"> Government purchasing or offtake of verified removals (e.g. contracts, framework agreements, Advance Market Commitments). </w:t>
            </w:r>
          </w:p>
          <w:p w14:paraId="67AD5327" w14:textId="3E4FFBBD" w:rsidR="00115409" w:rsidRPr="00115409" w:rsidRDefault="6772DC01" w:rsidP="102A310C">
            <w:pPr>
              <w:rPr>
                <w:b/>
                <w:bCs/>
                <w:lang w:val="en-GB"/>
              </w:rPr>
            </w:pPr>
            <w:r w:rsidRPr="006D77A2">
              <w:rPr>
                <w:b/>
                <w:bCs/>
                <w:highlight w:val="yellow"/>
                <w:lang w:val="en-GB"/>
              </w:rPr>
              <w:t>Other:</w:t>
            </w:r>
          </w:p>
        </w:tc>
      </w:tr>
      <w:tr w:rsidR="009D2D7E" w:rsidRPr="00AC55E4" w14:paraId="7892FBF0" w14:textId="77777777" w:rsidTr="3413C288">
        <w:trPr>
          <w:tblCellSpacing w:w="15" w:type="dxa"/>
        </w:trPr>
        <w:tc>
          <w:tcPr>
            <w:tcW w:w="0" w:type="auto"/>
            <w:tcBorders>
              <w:top w:val="single" w:sz="4" w:space="0" w:color="auto"/>
            </w:tcBorders>
            <w:vAlign w:val="center"/>
          </w:tcPr>
          <w:p w14:paraId="79A13B72" w14:textId="65C52A95" w:rsidR="009D2D7E" w:rsidRPr="00115409" w:rsidRDefault="00217F90" w:rsidP="00115409">
            <w:pPr>
              <w:rPr>
                <w:b/>
                <w:bCs/>
                <w:lang w:val="en-GB"/>
              </w:rPr>
            </w:pPr>
            <w:r>
              <w:rPr>
                <w:b/>
                <w:bCs/>
                <w:lang w:val="en-GB"/>
              </w:rPr>
              <w:lastRenderedPageBreak/>
              <w:t>compliance</w:t>
            </w:r>
            <w:r w:rsidR="0960EFC0" w:rsidRPr="00277713">
              <w:rPr>
                <w:b/>
                <w:bCs/>
                <w:lang w:val="en-GB"/>
              </w:rPr>
              <w:t>_market_type</w:t>
            </w:r>
            <w:ins w:id="30" w:author="leona.tenkhoff" w:date="2026-03-10T16:20:00Z" w16du:dateUtc="2026-03-10T16:20:08Z">
              <w:r w:rsidR="3B07093E" w:rsidRPr="00277713">
                <w:rPr>
                  <w:b/>
                  <w:bCs/>
                  <w:lang w:val="en-GB"/>
                </w:rPr>
                <w:t xml:space="preserve"> (</w:t>
              </w:r>
            </w:ins>
            <w:r>
              <w:rPr>
                <w:b/>
                <w:bCs/>
                <w:lang w:val="en-GB"/>
              </w:rPr>
              <w:t>compliance</w:t>
            </w:r>
            <w:ins w:id="31" w:author="leona.tenkhoff" w:date="2026-03-10T16:20:00Z" w16du:dateUtc="2026-03-10T16:20:08Z">
              <w:r w:rsidR="3B07093E" w:rsidRPr="00277713">
                <w:rPr>
                  <w:b/>
                  <w:bCs/>
                  <w:lang w:val="en-GB"/>
                </w:rPr>
                <w:t xml:space="preserve"> market type)</w:t>
              </w:r>
            </w:ins>
          </w:p>
        </w:tc>
        <w:tc>
          <w:tcPr>
            <w:tcW w:w="0" w:type="auto"/>
            <w:tcBorders>
              <w:top w:val="single" w:sz="4" w:space="0" w:color="auto"/>
            </w:tcBorders>
            <w:vAlign w:val="center"/>
          </w:tcPr>
          <w:p w14:paraId="7080EB25" w14:textId="0B16F2A0" w:rsidR="00112CB0" w:rsidRPr="00112CB0" w:rsidRDefault="00112CB0" w:rsidP="00112CB0">
            <w:pPr>
              <w:rPr>
                <w:lang w:val="en-GB"/>
              </w:rPr>
            </w:pPr>
            <w:r w:rsidRPr="00112CB0">
              <w:rPr>
                <w:b/>
                <w:bCs/>
                <w:lang w:val="en-GB"/>
              </w:rPr>
              <w:t>Voluntary</w:t>
            </w:r>
            <w:r>
              <w:rPr>
                <w:b/>
                <w:bCs/>
                <w:lang w:val="en-GB"/>
              </w:rPr>
              <w:t xml:space="preserve">: </w:t>
            </w:r>
            <w:r w:rsidRPr="00112CB0">
              <w:rPr>
                <w:lang w:val="en-GB"/>
              </w:rPr>
              <w:t>Regulated entities may use CDR units for compliance, but doing so is optional and not required by the compliance framework.</w:t>
            </w:r>
          </w:p>
          <w:p w14:paraId="1CC9E0D5" w14:textId="715E4DB4" w:rsidR="00112CB0" w:rsidRPr="00112CB0" w:rsidRDefault="00112CB0" w:rsidP="00112CB0">
            <w:pPr>
              <w:rPr>
                <w:lang w:val="en-GB"/>
              </w:rPr>
            </w:pPr>
            <w:r w:rsidRPr="00112CB0">
              <w:rPr>
                <w:b/>
                <w:bCs/>
                <w:lang w:val="en-GB"/>
              </w:rPr>
              <w:t>fully_integrated</w:t>
            </w:r>
            <w:r>
              <w:rPr>
                <w:b/>
                <w:bCs/>
                <w:lang w:val="en-GB"/>
              </w:rPr>
              <w:t xml:space="preserve">: </w:t>
            </w:r>
            <w:r w:rsidRPr="00112CB0">
              <w:rPr>
                <w:lang w:val="en-GB"/>
              </w:rPr>
              <w:t>CDR units are fully fungible with the primary compliance units (e.g. allowances or baseline credits) and can be used without a specific quantitative limit.</w:t>
            </w:r>
          </w:p>
          <w:p w14:paraId="07C2FE8F" w14:textId="349EAB6E" w:rsidR="00112CB0" w:rsidRPr="00112CB0" w:rsidRDefault="00112CB0" w:rsidP="00112CB0">
            <w:pPr>
              <w:rPr>
                <w:lang w:val="en-GB"/>
              </w:rPr>
            </w:pPr>
            <w:r w:rsidRPr="00112CB0">
              <w:rPr>
                <w:b/>
                <w:bCs/>
                <w:lang w:val="en-GB"/>
              </w:rPr>
              <w:lastRenderedPageBreak/>
              <w:t>limited_share</w:t>
            </w:r>
            <w:r>
              <w:rPr>
                <w:b/>
                <w:bCs/>
                <w:lang w:val="en-GB"/>
              </w:rPr>
              <w:t xml:space="preserve">: </w:t>
            </w:r>
            <w:r w:rsidRPr="00112CB0">
              <w:rPr>
                <w:lang w:val="en-GB"/>
              </w:rPr>
              <w:t>CDR units are eligible for compliance but are subject to a quantitative limit (e.g. a percentage or volume cap).</w:t>
            </w:r>
          </w:p>
          <w:p w14:paraId="5EAC69BF" w14:textId="1D595505" w:rsidR="00112CB0" w:rsidRPr="00112CB0" w:rsidRDefault="00112CB0" w:rsidP="00112CB0">
            <w:pPr>
              <w:rPr>
                <w:lang w:val="en-GB"/>
              </w:rPr>
            </w:pPr>
            <w:r w:rsidRPr="00112CB0">
              <w:rPr>
                <w:b/>
                <w:bCs/>
                <w:lang w:val="en-GB"/>
              </w:rPr>
              <w:t>separate_track</w:t>
            </w:r>
            <w:r>
              <w:rPr>
                <w:b/>
                <w:bCs/>
                <w:lang w:val="en-GB"/>
              </w:rPr>
              <w:t xml:space="preserve">: </w:t>
            </w:r>
            <w:r w:rsidRPr="00112CB0">
              <w:rPr>
                <w:lang w:val="en-GB"/>
              </w:rPr>
              <w:t>CDR units are recognised within the compliance framework but are treated as a distinct unit type or through a parallel compliance track rather than being fully fungible with primary compliance units.</w:t>
            </w:r>
          </w:p>
          <w:p w14:paraId="39727F86" w14:textId="1E4E68AA" w:rsidR="009D2D7E" w:rsidRDefault="00112CB0" w:rsidP="00115409">
            <w:pPr>
              <w:rPr>
                <w:lang w:val="en-GB"/>
              </w:rPr>
            </w:pPr>
            <w:r w:rsidRPr="00112CB0">
              <w:rPr>
                <w:b/>
                <w:bCs/>
                <w:lang w:val="en-GB"/>
              </w:rPr>
              <w:t>not_eligible</w:t>
            </w:r>
            <w:r>
              <w:rPr>
                <w:b/>
                <w:bCs/>
                <w:lang w:val="en-GB"/>
              </w:rPr>
              <w:t xml:space="preserve">: </w:t>
            </w:r>
            <w:r w:rsidRPr="00112CB0">
              <w:rPr>
                <w:lang w:val="en-GB"/>
              </w:rPr>
              <w:t>CDR units are explicitly excluded from use for compliance.</w:t>
            </w:r>
          </w:p>
        </w:tc>
      </w:tr>
      <w:tr w:rsidR="00BB1896" w:rsidRPr="00AC55E4" w14:paraId="008ADC80" w14:textId="77777777" w:rsidTr="3413C288">
        <w:trPr>
          <w:tblCellSpacing w:w="15" w:type="dxa"/>
        </w:trPr>
        <w:tc>
          <w:tcPr>
            <w:tcW w:w="0" w:type="auto"/>
            <w:tcBorders>
              <w:top w:val="single" w:sz="4" w:space="0" w:color="auto"/>
            </w:tcBorders>
            <w:vAlign w:val="center"/>
          </w:tcPr>
          <w:p w14:paraId="1153DB65" w14:textId="50A735CF" w:rsidR="00BB1896" w:rsidRPr="00277713" w:rsidRDefault="00281A46" w:rsidP="00115409">
            <w:pPr>
              <w:rPr>
                <w:b/>
                <w:bCs/>
                <w:lang w:val="en-GB"/>
              </w:rPr>
            </w:pPr>
            <w:r>
              <w:rPr>
                <w:b/>
                <w:bCs/>
                <w:lang w:val="en-GB"/>
              </w:rPr>
              <w:lastRenderedPageBreak/>
              <w:t>compliance</w:t>
            </w:r>
            <w:r w:rsidR="384CF5FD" w:rsidRPr="00277713">
              <w:rPr>
                <w:b/>
                <w:bCs/>
                <w:lang w:val="en-GB"/>
              </w:rPr>
              <w:t>_upper_bound</w:t>
            </w:r>
            <w:ins w:id="32" w:author="leona.tenkhoff" w:date="2026-03-10T16:20:00Z" w16du:dateUtc="2026-03-10T16:20:34Z">
              <w:r w:rsidR="6C5CD8B9" w:rsidRPr="00277713">
                <w:rPr>
                  <w:b/>
                  <w:bCs/>
                  <w:lang w:val="en-GB"/>
                </w:rPr>
                <w:t xml:space="preserve"> (no</w:t>
              </w:r>
            </w:ins>
            <w:ins w:id="33" w:author="leona.tenkhoff" w:date="2026-03-10T16:21:00Z" w16du:dateUtc="2026-03-10T16:21:37Z">
              <w:r w:rsidR="6CBFE95D" w:rsidRPr="00277713">
                <w:rPr>
                  <w:b/>
                  <w:bCs/>
                  <w:lang w:val="en-GB"/>
                </w:rPr>
                <w:t>t include</w:t>
              </w:r>
            </w:ins>
            <w:r>
              <w:rPr>
                <w:b/>
                <w:bCs/>
                <w:lang w:val="en-GB"/>
              </w:rPr>
              <w:t>)</w:t>
            </w:r>
          </w:p>
        </w:tc>
        <w:tc>
          <w:tcPr>
            <w:tcW w:w="0" w:type="auto"/>
            <w:tcBorders>
              <w:top w:val="single" w:sz="4" w:space="0" w:color="auto"/>
            </w:tcBorders>
            <w:vAlign w:val="center"/>
          </w:tcPr>
          <w:p w14:paraId="591472F4" w14:textId="7C0EC4A0" w:rsidR="00BB1896" w:rsidRPr="00281A46" w:rsidRDefault="00281A46" w:rsidP="00115409">
            <w:pPr>
              <w:rPr>
                <w:lang w:val="en-GB"/>
              </w:rPr>
            </w:pPr>
            <w:r w:rsidRPr="00281A46">
              <w:rPr>
                <w:lang w:val="en-GB"/>
              </w:rPr>
              <w:t>Numeric value of the quantitative limit on the use of carbon dioxide removal (CDR) units within a compliance carbon market, if such a limit exists.</w:t>
            </w:r>
          </w:p>
        </w:tc>
      </w:tr>
      <w:tr w:rsidR="00C85414" w:rsidRPr="00AC55E4" w14:paraId="204F5C2F" w14:textId="77777777" w:rsidTr="3413C288">
        <w:trPr>
          <w:tblCellSpacing w:w="15" w:type="dxa"/>
        </w:trPr>
        <w:tc>
          <w:tcPr>
            <w:tcW w:w="0" w:type="auto"/>
            <w:tcBorders>
              <w:top w:val="single" w:sz="4" w:space="0" w:color="auto"/>
            </w:tcBorders>
            <w:vAlign w:val="center"/>
          </w:tcPr>
          <w:p w14:paraId="19595D5B" w14:textId="7520C6D0" w:rsidR="00C85414" w:rsidRPr="00277713" w:rsidRDefault="00281A46" w:rsidP="7BCA0CF0">
            <w:pPr>
              <w:rPr>
                <w:b/>
                <w:bCs/>
                <w:lang w:val="en-GB"/>
              </w:rPr>
            </w:pPr>
            <w:r>
              <w:rPr>
                <w:b/>
                <w:bCs/>
                <w:lang w:val="en-GB"/>
              </w:rPr>
              <w:t>compliance</w:t>
            </w:r>
            <w:r w:rsidR="1DE4D214" w:rsidRPr="00277713">
              <w:rPr>
                <w:b/>
                <w:bCs/>
                <w:lang w:val="en-GB"/>
              </w:rPr>
              <w:t>_upper_bound_unit</w:t>
            </w:r>
            <w:ins w:id="34" w:author="leona.tenkhoff" w:date="2026-03-10T16:21:00Z" w16du:dateUtc="2026-03-10T16:21:45Z">
              <w:r w:rsidR="1AC9776D" w:rsidRPr="00277713">
                <w:rPr>
                  <w:b/>
                  <w:bCs/>
                  <w:lang w:val="en-GB"/>
                </w:rPr>
                <w:t xml:space="preserve"> (not include</w:t>
              </w:r>
            </w:ins>
            <w:r>
              <w:rPr>
                <w:b/>
                <w:bCs/>
                <w:lang w:val="en-GB"/>
              </w:rPr>
              <w:t>)</w:t>
            </w:r>
          </w:p>
        </w:tc>
        <w:tc>
          <w:tcPr>
            <w:tcW w:w="0" w:type="auto"/>
            <w:tcBorders>
              <w:top w:val="single" w:sz="4" w:space="0" w:color="auto"/>
            </w:tcBorders>
            <w:vAlign w:val="center"/>
          </w:tcPr>
          <w:p w14:paraId="145F1FB0" w14:textId="61B54A4E" w:rsidR="00C85414" w:rsidRPr="00C85414" w:rsidRDefault="00135933" w:rsidP="00115409">
            <w:pPr>
              <w:rPr>
                <w:lang w:val="en-GB"/>
              </w:rPr>
            </w:pPr>
            <w:r w:rsidRPr="00135933">
              <w:rPr>
                <w:lang w:val="en-GB"/>
              </w:rPr>
              <w:t>Unit associated with the ETS upper bound (e.g. %, MtCO₂, tCO₂, allowances).</w:t>
            </w:r>
          </w:p>
        </w:tc>
      </w:tr>
      <w:tr w:rsidR="102A310C" w:rsidRPr="00AC55E4" w14:paraId="548F4E5E" w14:textId="77777777" w:rsidTr="3413C288">
        <w:trPr>
          <w:trHeight w:val="300"/>
          <w:tblCellSpacing w:w="15" w:type="dxa"/>
        </w:trPr>
        <w:tc>
          <w:tcPr>
            <w:tcW w:w="2578" w:type="dxa"/>
            <w:tcBorders>
              <w:top w:val="single" w:sz="4" w:space="0" w:color="auto"/>
            </w:tcBorders>
            <w:vAlign w:val="center"/>
          </w:tcPr>
          <w:p w14:paraId="14540098" w14:textId="67948C63" w:rsidR="60BB8885" w:rsidRDefault="778E6478" w:rsidP="102A310C">
            <w:pPr>
              <w:rPr>
                <w:b/>
                <w:bCs/>
                <w:highlight w:val="yellow"/>
              </w:rPr>
            </w:pPr>
            <w:r w:rsidRPr="7BCA0CF0">
              <w:rPr>
                <w:b/>
                <w:bCs/>
                <w:highlight w:val="yellow"/>
              </w:rPr>
              <w:t>Target_year</w:t>
            </w:r>
            <w:ins w:id="35" w:author="leona.tenkhoff" w:date="2026-03-10T16:21:00Z" w16du:dateUtc="2026-03-10T16:21:59Z">
              <w:r w:rsidR="7A58B2C6" w:rsidRPr="7BCA0CF0">
                <w:rPr>
                  <w:b/>
                  <w:bCs/>
                  <w:highlight w:val="yellow"/>
                </w:rPr>
                <w:t xml:space="preserve"> (</w:t>
              </w:r>
            </w:ins>
            <w:ins w:id="36" w:author="leona.tenkhoff" w:date="2026-03-10T16:22:00Z" w16du:dateUtc="2026-03-10T16:22:03Z">
              <w:r w:rsidR="7A58B2C6" w:rsidRPr="7BCA0CF0">
                <w:rPr>
                  <w:b/>
                  <w:bCs/>
                  <w:highlight w:val="yellow"/>
                </w:rPr>
                <w:t>Target year)</w:t>
              </w:r>
            </w:ins>
          </w:p>
        </w:tc>
        <w:tc>
          <w:tcPr>
            <w:tcW w:w="6448" w:type="dxa"/>
            <w:tcBorders>
              <w:top w:val="single" w:sz="4" w:space="0" w:color="auto"/>
            </w:tcBorders>
            <w:vAlign w:val="center"/>
          </w:tcPr>
          <w:p w14:paraId="3EFB0493" w14:textId="5D0A127C" w:rsidR="67D28144" w:rsidRDefault="67D28144" w:rsidP="102A310C">
            <w:pPr>
              <w:rPr>
                <w:rFonts w:ascii="Aptos" w:eastAsia="Aptos" w:hAnsi="Aptos" w:cs="Aptos"/>
                <w:highlight w:val="yellow"/>
                <w:lang w:val="en-GB"/>
              </w:rPr>
            </w:pPr>
            <w:r w:rsidRPr="102A310C">
              <w:rPr>
                <w:rFonts w:ascii="Aptos" w:eastAsia="Aptos" w:hAnsi="Aptos" w:cs="Aptos"/>
                <w:highlight w:val="yellow"/>
                <w:lang w:val="en-GB"/>
              </w:rPr>
              <w:t>Year when the stated target is intended to be achieved.</w:t>
            </w:r>
          </w:p>
        </w:tc>
      </w:tr>
      <w:tr w:rsidR="00115409" w:rsidRPr="00AC55E4" w14:paraId="0D1A507F" w14:textId="77777777" w:rsidTr="3413C288">
        <w:trPr>
          <w:tblCellSpacing w:w="15" w:type="dxa"/>
        </w:trPr>
        <w:tc>
          <w:tcPr>
            <w:tcW w:w="0" w:type="auto"/>
            <w:tcBorders>
              <w:top w:val="single" w:sz="4" w:space="0" w:color="auto"/>
              <w:bottom w:val="single" w:sz="4" w:space="0" w:color="auto"/>
            </w:tcBorders>
            <w:vAlign w:val="center"/>
            <w:hideMark/>
          </w:tcPr>
          <w:p w14:paraId="0213EE3B" w14:textId="7F358487" w:rsidR="00115409" w:rsidRPr="00115409" w:rsidRDefault="194E0834" w:rsidP="7BCA0CF0">
            <w:pPr>
              <w:rPr>
                <w:b/>
                <w:bCs/>
                <w:lang w:val="en-GB"/>
              </w:rPr>
            </w:pPr>
            <w:r w:rsidRPr="7BCA0CF0">
              <w:rPr>
                <w:b/>
                <w:bCs/>
                <w:lang w:val="en-GB"/>
              </w:rPr>
              <w:t>Target_amount</w:t>
            </w:r>
            <w:ins w:id="37" w:author="leona.tenkhoff" w:date="2026-03-10T16:22:00Z" w16du:dateUtc="2026-03-10T16:22:28Z">
              <w:r w:rsidR="7639A02B" w:rsidRPr="7BCA0CF0">
                <w:rPr>
                  <w:b/>
                  <w:bCs/>
                  <w:lang w:val="en-GB"/>
                </w:rPr>
                <w:t xml:space="preserve"> (Target amount) </w:t>
              </w:r>
            </w:ins>
          </w:p>
        </w:tc>
        <w:tc>
          <w:tcPr>
            <w:tcW w:w="0" w:type="auto"/>
            <w:tcBorders>
              <w:top w:val="single" w:sz="4" w:space="0" w:color="auto"/>
              <w:bottom w:val="single" w:sz="4" w:space="0" w:color="auto"/>
            </w:tcBorders>
            <w:vAlign w:val="center"/>
            <w:hideMark/>
          </w:tcPr>
          <w:p w14:paraId="51A6F538" w14:textId="77777777" w:rsidR="00115409" w:rsidRPr="00115409" w:rsidRDefault="00115409" w:rsidP="00115409">
            <w:pPr>
              <w:rPr>
                <w:lang w:val="en-GB"/>
              </w:rPr>
            </w:pPr>
            <w:r w:rsidRPr="00115409">
              <w:rPr>
                <w:lang w:val="en-GB"/>
              </w:rPr>
              <w:t>Numeric value of the stated target.</w:t>
            </w:r>
          </w:p>
        </w:tc>
      </w:tr>
      <w:tr w:rsidR="00115409" w:rsidRPr="00AC55E4" w14:paraId="19178ACB" w14:textId="77777777" w:rsidTr="3413C288">
        <w:trPr>
          <w:tblCellSpacing w:w="15" w:type="dxa"/>
        </w:trPr>
        <w:tc>
          <w:tcPr>
            <w:tcW w:w="0" w:type="auto"/>
            <w:tcBorders>
              <w:top w:val="single" w:sz="4" w:space="0" w:color="auto"/>
            </w:tcBorders>
            <w:vAlign w:val="center"/>
            <w:hideMark/>
          </w:tcPr>
          <w:p w14:paraId="458ED8E0" w14:textId="39AF88A7" w:rsidR="00115409" w:rsidRPr="00115409" w:rsidRDefault="194E0834" w:rsidP="00115409">
            <w:pPr>
              <w:rPr>
                <w:lang w:val="en-GB"/>
              </w:rPr>
            </w:pPr>
            <w:r w:rsidRPr="7BCA0CF0">
              <w:rPr>
                <w:b/>
                <w:bCs/>
                <w:lang w:val="en-GB"/>
              </w:rPr>
              <w:t>Target_unit</w:t>
            </w:r>
            <w:ins w:id="38" w:author="leona.tenkhoff" w:date="2026-03-10T16:22:00Z" w16du:dateUtc="2026-03-10T16:22:42Z">
              <w:r w:rsidR="39351A69" w:rsidRPr="7BCA0CF0">
                <w:rPr>
                  <w:b/>
                  <w:bCs/>
                  <w:lang w:val="en-GB"/>
                </w:rPr>
                <w:t xml:space="preserve"> (Target unit)</w:t>
              </w:r>
            </w:ins>
          </w:p>
        </w:tc>
        <w:tc>
          <w:tcPr>
            <w:tcW w:w="0" w:type="auto"/>
            <w:tcBorders>
              <w:top w:val="single" w:sz="4" w:space="0" w:color="auto"/>
            </w:tcBorders>
            <w:vAlign w:val="center"/>
            <w:hideMark/>
          </w:tcPr>
          <w:p w14:paraId="1422E0D2" w14:textId="524E1586" w:rsidR="00115409" w:rsidRPr="00115409" w:rsidRDefault="00115409" w:rsidP="00115409">
            <w:pPr>
              <w:rPr>
                <w:lang w:val="en-GB"/>
              </w:rPr>
            </w:pPr>
            <w:r w:rsidRPr="00115409">
              <w:rPr>
                <w:lang w:val="en-GB"/>
              </w:rPr>
              <w:t xml:space="preserve">Unit associated with the target amount (e.g. MtCO₂/year, %, hectares). </w:t>
            </w:r>
          </w:p>
        </w:tc>
      </w:tr>
      <w:tr w:rsidR="00115409" w:rsidRPr="00AC55E4" w14:paraId="708003CA" w14:textId="77777777" w:rsidTr="3413C288">
        <w:trPr>
          <w:tblCellSpacing w:w="15" w:type="dxa"/>
        </w:trPr>
        <w:tc>
          <w:tcPr>
            <w:tcW w:w="0" w:type="auto"/>
            <w:tcBorders>
              <w:top w:val="single" w:sz="4" w:space="0" w:color="auto"/>
            </w:tcBorders>
            <w:vAlign w:val="center"/>
            <w:hideMark/>
          </w:tcPr>
          <w:p w14:paraId="3734518F" w14:textId="55FC6C45" w:rsidR="00115409" w:rsidRPr="00115409" w:rsidRDefault="0277D888" w:rsidP="102A310C">
            <w:pPr>
              <w:rPr>
                <w:highlight w:val="yellow"/>
                <w:lang w:val="en-GB"/>
              </w:rPr>
            </w:pPr>
            <w:r w:rsidRPr="7BCA0CF0">
              <w:rPr>
                <w:b/>
                <w:bCs/>
                <w:highlight w:val="yellow"/>
                <w:lang w:val="en-GB"/>
              </w:rPr>
              <w:t>Target_</w:t>
            </w:r>
            <w:r w:rsidR="2AFECB41" w:rsidRPr="7BCA0CF0">
              <w:rPr>
                <w:b/>
                <w:bCs/>
                <w:highlight w:val="yellow"/>
                <w:lang w:val="en-GB"/>
              </w:rPr>
              <w:t>type</w:t>
            </w:r>
            <w:ins w:id="39" w:author="leona.tenkhoff" w:date="2026-03-10T16:23:00Z" w16du:dateUtc="2026-03-10T16:23:09Z">
              <w:r w:rsidR="1A66E03F" w:rsidRPr="7BCA0CF0">
                <w:rPr>
                  <w:b/>
                  <w:bCs/>
                  <w:highlight w:val="yellow"/>
                  <w:lang w:val="en-GB"/>
                </w:rPr>
                <w:t xml:space="preserve"> (Target type)</w:t>
              </w:r>
            </w:ins>
          </w:p>
        </w:tc>
        <w:tc>
          <w:tcPr>
            <w:tcW w:w="0" w:type="auto"/>
            <w:tcBorders>
              <w:top w:val="single" w:sz="4" w:space="0" w:color="auto"/>
            </w:tcBorders>
            <w:vAlign w:val="center"/>
            <w:hideMark/>
          </w:tcPr>
          <w:p w14:paraId="346A2260" w14:textId="581FD8BD" w:rsidR="00115409" w:rsidRPr="006D77A2" w:rsidRDefault="2420AEEE" w:rsidP="102A310C">
            <w:pPr>
              <w:rPr>
                <w:lang w:val="en-GB"/>
              </w:rPr>
            </w:pPr>
            <w:r w:rsidRPr="102A310C">
              <w:rPr>
                <w:rFonts w:ascii="Aptos" w:eastAsia="Aptos" w:hAnsi="Aptos" w:cs="Aptos"/>
                <w:b/>
                <w:bCs/>
                <w:lang w:val="en-GB"/>
              </w:rPr>
              <w:t>Emissions:</w:t>
            </w:r>
            <w:r w:rsidRPr="102A310C">
              <w:rPr>
                <w:rFonts w:ascii="Aptos" w:eastAsia="Aptos" w:hAnsi="Aptos" w:cs="Aptos"/>
                <w:lang w:val="en-GB"/>
              </w:rPr>
              <w:t xml:space="preserve"> Targets related to reducing, limiting, or reaching net-zero greenhouse gas emissions (including net emissions targets where removals contribute to balance).</w:t>
            </w:r>
          </w:p>
          <w:p w14:paraId="52AB9419" w14:textId="753E8346" w:rsidR="00EA3895" w:rsidRPr="006D77A2" w:rsidRDefault="2420AEEE" w:rsidP="102A310C">
            <w:pPr>
              <w:rPr>
                <w:lang w:val="en-GB"/>
              </w:rPr>
            </w:pPr>
            <w:r w:rsidRPr="102A310C">
              <w:rPr>
                <w:rFonts w:ascii="Aptos" w:eastAsia="Aptos" w:hAnsi="Aptos" w:cs="Aptos"/>
                <w:b/>
                <w:bCs/>
                <w:lang w:val="en-GB"/>
              </w:rPr>
              <w:t>CDR:</w:t>
            </w:r>
            <w:r w:rsidRPr="102A310C">
              <w:rPr>
                <w:rFonts w:ascii="Aptos" w:eastAsia="Aptos" w:hAnsi="Aptos" w:cs="Aptos"/>
                <w:lang w:val="en-GB"/>
              </w:rPr>
              <w:t xml:space="preserve"> Targets for carbon dioxide removal from the atmosphere, including delivery of removals or removal capacity (e.g. tonnes removed, CDR deployment targets).</w:t>
            </w:r>
          </w:p>
          <w:p w14:paraId="6D299D2F" w14:textId="65B3ADAA" w:rsidR="00EA3895" w:rsidRPr="006D77A2" w:rsidRDefault="2420AEEE" w:rsidP="102A310C">
            <w:pPr>
              <w:rPr>
                <w:lang w:val="en-GB"/>
              </w:rPr>
            </w:pPr>
            <w:r w:rsidRPr="102A310C">
              <w:rPr>
                <w:rFonts w:ascii="Aptos" w:eastAsia="Aptos" w:hAnsi="Aptos" w:cs="Aptos"/>
                <w:b/>
                <w:bCs/>
                <w:lang w:val="en-GB"/>
              </w:rPr>
              <w:t>CO₂ storage:</w:t>
            </w:r>
            <w:r w:rsidRPr="102A310C">
              <w:rPr>
                <w:rFonts w:ascii="Aptos" w:eastAsia="Aptos" w:hAnsi="Aptos" w:cs="Aptos"/>
                <w:lang w:val="en-GB"/>
              </w:rPr>
              <w:t xml:space="preserve"> Targets for the storage or sequestration of captured CO₂, regardless of storage type (e.g. geological, mineralisation, or other durable storage), including storage volume, injection, or capacity.</w:t>
            </w:r>
          </w:p>
        </w:tc>
      </w:tr>
      <w:tr w:rsidR="00E12243" w:rsidRPr="00E12243" w14:paraId="57E3763D" w14:textId="77777777" w:rsidTr="3413C288">
        <w:trPr>
          <w:tblCellSpacing w:w="15" w:type="dxa"/>
        </w:trPr>
        <w:tc>
          <w:tcPr>
            <w:tcW w:w="0" w:type="auto"/>
            <w:tcBorders>
              <w:top w:val="single" w:sz="4" w:space="0" w:color="auto"/>
            </w:tcBorders>
            <w:vAlign w:val="center"/>
          </w:tcPr>
          <w:p w14:paraId="576648E5" w14:textId="72A9A772" w:rsidR="00E12243" w:rsidRPr="00115409" w:rsidRDefault="654BA5C9" w:rsidP="7BCA0CF0">
            <w:pPr>
              <w:rPr>
                <w:b/>
                <w:bCs/>
                <w:lang w:val="en-GB"/>
              </w:rPr>
            </w:pPr>
            <w:r w:rsidRPr="7BCA0CF0">
              <w:rPr>
                <w:b/>
                <w:bCs/>
                <w:lang w:val="en-GB"/>
              </w:rPr>
              <w:lastRenderedPageBreak/>
              <w:t>Target_binding</w:t>
            </w:r>
            <w:ins w:id="40" w:author="leona.tenkhoff" w:date="2026-03-10T16:23:00Z" w16du:dateUtc="2026-03-10T16:23:21Z">
              <w:r w:rsidR="503B08CB" w:rsidRPr="7BCA0CF0">
                <w:rPr>
                  <w:b/>
                  <w:bCs/>
                  <w:lang w:val="en-GB"/>
                </w:rPr>
                <w:t xml:space="preserve"> (Target</w:t>
              </w:r>
            </w:ins>
            <w:ins w:id="41" w:author="leona.tenkhoff" w:date="2026-03-10T16:26:00Z" w16du:dateUtc="2026-03-10T16:26:07Z">
              <w:r w:rsidR="55F21126" w:rsidRPr="7BCA0CF0">
                <w:rPr>
                  <w:rFonts w:ascii="Aptos" w:eastAsia="Aptos" w:hAnsi="Aptos" w:cs="Aptos"/>
                  <w:lang w:val="en-GB"/>
                </w:rPr>
                <w:t xml:space="preserve"> </w:t>
              </w:r>
              <w:r w:rsidR="55F21126" w:rsidRPr="7BCA0CF0">
                <w:rPr>
                  <w:rFonts w:ascii="Aptos" w:eastAsia="Aptos" w:hAnsi="Aptos" w:cs="Aptos"/>
                  <w:b/>
                  <w:bCs/>
                  <w:lang w:val="en-GB"/>
                  <w:rPrChange w:id="42" w:author="leona.tenkhoff" w:date="2026-03-10T16:26:00Z" w16du:dateUtc="2026-03-10T16:26:22Z">
                    <w:rPr>
                      <w:rFonts w:ascii="Aptos" w:eastAsia="Aptos" w:hAnsi="Aptos" w:cs="Aptos"/>
                      <w:lang w:val="en-GB"/>
                    </w:rPr>
                  </w:rPrChange>
                </w:rPr>
                <w:t>enforceability</w:t>
              </w:r>
            </w:ins>
            <w:ins w:id="43" w:author="leona.tenkhoff" w:date="2026-03-10T16:26:00Z" w16du:dateUtc="2026-03-10T16:26:25Z">
              <w:r w:rsidR="55F21126" w:rsidRPr="7BCA0CF0">
                <w:rPr>
                  <w:rFonts w:ascii="Aptos" w:eastAsia="Aptos" w:hAnsi="Aptos" w:cs="Aptos"/>
                  <w:b/>
                  <w:bCs/>
                  <w:lang w:val="en-GB"/>
                </w:rPr>
                <w:t>)</w:t>
              </w:r>
            </w:ins>
          </w:p>
        </w:tc>
        <w:tc>
          <w:tcPr>
            <w:tcW w:w="0" w:type="auto"/>
            <w:tcBorders>
              <w:top w:val="single" w:sz="4" w:space="0" w:color="auto"/>
            </w:tcBorders>
            <w:vAlign w:val="center"/>
          </w:tcPr>
          <w:p w14:paraId="0A075F66" w14:textId="16FA42B6" w:rsidR="00E12243" w:rsidRDefault="00EA3895" w:rsidP="00115409">
            <w:pPr>
              <w:rPr>
                <w:lang w:val="en-GB"/>
              </w:rPr>
            </w:pPr>
            <w:r>
              <w:rPr>
                <w:lang w:val="en-GB"/>
              </w:rPr>
              <w:t>Yes/No</w:t>
            </w:r>
          </w:p>
        </w:tc>
      </w:tr>
      <w:tr w:rsidR="00115409" w:rsidRPr="00115409" w14:paraId="3BBE7637" w14:textId="77777777" w:rsidTr="3413C288">
        <w:trPr>
          <w:tblCellSpacing w:w="15" w:type="dxa"/>
        </w:trPr>
        <w:tc>
          <w:tcPr>
            <w:tcW w:w="0" w:type="auto"/>
            <w:tcBorders>
              <w:top w:val="single" w:sz="4" w:space="0" w:color="auto"/>
            </w:tcBorders>
            <w:vAlign w:val="center"/>
            <w:hideMark/>
          </w:tcPr>
          <w:p w14:paraId="7A1E55FD" w14:textId="5DF460F3" w:rsidR="00115409" w:rsidRPr="00115409" w:rsidRDefault="194E0834" w:rsidP="00115409">
            <w:pPr>
              <w:rPr>
                <w:lang w:val="en-GB"/>
              </w:rPr>
            </w:pPr>
            <w:r w:rsidRPr="7BCA0CF0">
              <w:rPr>
                <w:b/>
                <w:bCs/>
                <w:lang w:val="en-GB"/>
              </w:rPr>
              <w:t>Funding_sum</w:t>
            </w:r>
            <w:ins w:id="44" w:author="leona.tenkhoff" w:date="2026-03-10T16:26:00Z" w16du:dateUtc="2026-03-10T16:26:33Z">
              <w:r w:rsidR="5936D4FD" w:rsidRPr="7BCA0CF0">
                <w:rPr>
                  <w:b/>
                  <w:bCs/>
                  <w:lang w:val="en-GB"/>
                </w:rPr>
                <w:t xml:space="preserve"> (Funding sum)</w:t>
              </w:r>
            </w:ins>
          </w:p>
        </w:tc>
        <w:tc>
          <w:tcPr>
            <w:tcW w:w="0" w:type="auto"/>
            <w:tcBorders>
              <w:top w:val="single" w:sz="4" w:space="0" w:color="auto"/>
            </w:tcBorders>
            <w:vAlign w:val="center"/>
            <w:hideMark/>
          </w:tcPr>
          <w:p w14:paraId="78D5C39E" w14:textId="77777777" w:rsidR="00115409" w:rsidRPr="00115409" w:rsidRDefault="00115409" w:rsidP="00115409">
            <w:pPr>
              <w:rPr>
                <w:lang w:val="en-GB"/>
              </w:rPr>
            </w:pPr>
            <w:r w:rsidRPr="00115409">
              <w:rPr>
                <w:lang w:val="en-GB"/>
              </w:rPr>
              <w:t>Funding amount, if specified.</w:t>
            </w:r>
          </w:p>
        </w:tc>
      </w:tr>
      <w:tr w:rsidR="00115409" w:rsidRPr="00AC55E4" w14:paraId="50766591" w14:textId="77777777" w:rsidTr="3413C288">
        <w:trPr>
          <w:tblCellSpacing w:w="15" w:type="dxa"/>
        </w:trPr>
        <w:tc>
          <w:tcPr>
            <w:tcW w:w="0" w:type="auto"/>
            <w:tcBorders>
              <w:top w:val="single" w:sz="4" w:space="0" w:color="auto"/>
            </w:tcBorders>
            <w:vAlign w:val="center"/>
            <w:hideMark/>
          </w:tcPr>
          <w:p w14:paraId="14C9F287" w14:textId="7B466B20" w:rsidR="00115409" w:rsidRPr="00115409" w:rsidRDefault="194E0834" w:rsidP="00115409">
            <w:pPr>
              <w:rPr>
                <w:lang w:val="en-GB"/>
              </w:rPr>
            </w:pPr>
            <w:r w:rsidRPr="7BCA0CF0">
              <w:rPr>
                <w:b/>
                <w:bCs/>
                <w:lang w:val="en-GB"/>
              </w:rPr>
              <w:t>Funding_unit</w:t>
            </w:r>
            <w:ins w:id="45" w:author="leona.tenkhoff" w:date="2026-03-10T16:26:00Z" w16du:dateUtc="2026-03-10T16:26:37Z">
              <w:r w:rsidR="7C8C15CD" w:rsidRPr="7BCA0CF0">
                <w:rPr>
                  <w:b/>
                  <w:bCs/>
                  <w:lang w:val="en-GB"/>
                </w:rPr>
                <w:t xml:space="preserve"> Funding unit)</w:t>
              </w:r>
            </w:ins>
          </w:p>
        </w:tc>
        <w:tc>
          <w:tcPr>
            <w:tcW w:w="0" w:type="auto"/>
            <w:tcBorders>
              <w:top w:val="single" w:sz="4" w:space="0" w:color="auto"/>
            </w:tcBorders>
            <w:vAlign w:val="center"/>
            <w:hideMark/>
          </w:tcPr>
          <w:p w14:paraId="2269D0A7" w14:textId="77777777" w:rsidR="00115409" w:rsidRPr="00115409" w:rsidRDefault="00115409" w:rsidP="00115409">
            <w:pPr>
              <w:rPr>
                <w:lang w:val="en-GB"/>
              </w:rPr>
            </w:pPr>
            <w:r w:rsidRPr="00115409">
              <w:rPr>
                <w:lang w:val="en-GB"/>
              </w:rPr>
              <w:t>Currency or unit of funding (€, USD, etc.).</w:t>
            </w:r>
          </w:p>
        </w:tc>
      </w:tr>
      <w:tr w:rsidR="00115409" w:rsidRPr="00AC55E4" w14:paraId="62034089" w14:textId="77777777" w:rsidTr="3413C288">
        <w:trPr>
          <w:tblCellSpacing w:w="15" w:type="dxa"/>
        </w:trPr>
        <w:tc>
          <w:tcPr>
            <w:tcW w:w="0" w:type="auto"/>
            <w:tcBorders>
              <w:top w:val="single" w:sz="4" w:space="0" w:color="auto"/>
            </w:tcBorders>
            <w:vAlign w:val="center"/>
            <w:hideMark/>
          </w:tcPr>
          <w:p w14:paraId="69234FC7" w14:textId="1284EDBD" w:rsidR="00115409" w:rsidRPr="00115409" w:rsidRDefault="194E0834" w:rsidP="00115409">
            <w:pPr>
              <w:rPr>
                <w:lang w:val="en-GB"/>
              </w:rPr>
            </w:pPr>
            <w:r w:rsidRPr="7BCA0CF0">
              <w:rPr>
                <w:b/>
                <w:bCs/>
                <w:lang w:val="en-GB"/>
              </w:rPr>
              <w:t>Link</w:t>
            </w:r>
            <w:ins w:id="46" w:author="leona.tenkhoff" w:date="2026-03-10T16:26:00Z" w16du:dateUtc="2026-03-10T16:26:42Z">
              <w:r w:rsidR="27862359" w:rsidRPr="7BCA0CF0">
                <w:rPr>
                  <w:b/>
                  <w:bCs/>
                  <w:lang w:val="en-GB"/>
                </w:rPr>
                <w:t xml:space="preserve"> (Policy link)</w:t>
              </w:r>
            </w:ins>
          </w:p>
        </w:tc>
        <w:tc>
          <w:tcPr>
            <w:tcW w:w="0" w:type="auto"/>
            <w:tcBorders>
              <w:top w:val="single" w:sz="4" w:space="0" w:color="auto"/>
            </w:tcBorders>
            <w:vAlign w:val="center"/>
            <w:hideMark/>
          </w:tcPr>
          <w:p w14:paraId="0AB878E9" w14:textId="77777777" w:rsidR="00115409" w:rsidRPr="00115409" w:rsidRDefault="00115409" w:rsidP="00115409">
            <w:pPr>
              <w:rPr>
                <w:lang w:val="en-GB"/>
              </w:rPr>
            </w:pPr>
            <w:r w:rsidRPr="00115409">
              <w:rPr>
                <w:lang w:val="en-GB"/>
              </w:rPr>
              <w:t>URL to the official document source.</w:t>
            </w:r>
          </w:p>
        </w:tc>
      </w:tr>
      <w:tr w:rsidR="00BA5D1C" w:rsidRPr="00AC55E4" w14:paraId="7910064B" w14:textId="77777777" w:rsidTr="3413C288">
        <w:trPr>
          <w:tblCellSpacing w:w="15" w:type="dxa"/>
        </w:trPr>
        <w:tc>
          <w:tcPr>
            <w:tcW w:w="0" w:type="auto"/>
            <w:tcBorders>
              <w:top w:val="single" w:sz="4" w:space="0" w:color="auto"/>
              <w:bottom w:val="single" w:sz="4" w:space="0" w:color="auto"/>
            </w:tcBorders>
            <w:vAlign w:val="center"/>
          </w:tcPr>
          <w:p w14:paraId="1F595282" w14:textId="2FEF3147" w:rsidR="00BA5D1C" w:rsidRPr="00115409" w:rsidRDefault="0A53F7B4" w:rsidP="00115409">
            <w:pPr>
              <w:rPr>
                <w:b/>
                <w:bCs/>
                <w:lang w:val="en-GB"/>
              </w:rPr>
            </w:pPr>
            <w:r w:rsidRPr="7BCA0CF0">
              <w:rPr>
                <w:b/>
                <w:bCs/>
                <w:lang w:val="en-GB"/>
              </w:rPr>
              <w:t>Comments</w:t>
            </w:r>
            <w:ins w:id="47" w:author="leona.tenkhoff" w:date="2026-03-10T16:27:00Z" w16du:dateUtc="2026-03-10T16:27:07Z">
              <w:r w:rsidR="7C69D5DB" w:rsidRPr="7BCA0CF0">
                <w:rPr>
                  <w:b/>
                  <w:bCs/>
                  <w:lang w:val="en-GB"/>
                </w:rPr>
                <w:t xml:space="preserve"> (not include)</w:t>
              </w:r>
            </w:ins>
          </w:p>
        </w:tc>
        <w:tc>
          <w:tcPr>
            <w:tcW w:w="0" w:type="auto"/>
            <w:tcBorders>
              <w:top w:val="single" w:sz="4" w:space="0" w:color="auto"/>
              <w:bottom w:val="single" w:sz="4" w:space="0" w:color="auto"/>
            </w:tcBorders>
            <w:vAlign w:val="center"/>
          </w:tcPr>
          <w:p w14:paraId="40BEF6D4" w14:textId="31AC1DCE" w:rsidR="00BA5D1C" w:rsidRPr="00115409" w:rsidRDefault="00BA5D1C" w:rsidP="00115409">
            <w:pPr>
              <w:rPr>
                <w:lang w:val="en-GB"/>
              </w:rPr>
            </w:pPr>
            <w:r>
              <w:rPr>
                <w:lang w:val="en-GB"/>
              </w:rPr>
              <w:t>Comments or notes from the coding team.</w:t>
            </w:r>
          </w:p>
        </w:tc>
      </w:tr>
    </w:tbl>
    <w:p w14:paraId="6A8247D0" w14:textId="62DFFA7D" w:rsidR="008736FC" w:rsidRDefault="008736FC" w:rsidP="1821A5D3">
      <w:pPr>
        <w:pStyle w:val="Heading4"/>
        <w:rPr>
          <w:lang w:val="en-US"/>
        </w:rPr>
      </w:pPr>
    </w:p>
    <w:p w14:paraId="609C2FBB" w14:textId="6A4DD35A" w:rsidR="1821A5D3" w:rsidRPr="008736FC" w:rsidRDefault="008736FC" w:rsidP="008736FC">
      <w:pPr>
        <w:rPr>
          <w:rFonts w:eastAsiaTheme="majorEastAsia" w:cstheme="majorBidi"/>
          <w:i/>
          <w:iCs/>
          <w:color w:val="0F4761" w:themeColor="accent1" w:themeShade="BF"/>
          <w:lang w:val="en-US"/>
        </w:rPr>
      </w:pPr>
      <w:r>
        <w:rPr>
          <w:lang w:val="en-US"/>
        </w:rPr>
        <w:br w:type="page"/>
      </w:r>
    </w:p>
    <w:p w14:paraId="12337A78" w14:textId="509E261E" w:rsidR="1821A5D3" w:rsidRDefault="00D300A9" w:rsidP="00D300A9">
      <w:pPr>
        <w:pStyle w:val="Heading1"/>
        <w:numPr>
          <w:ilvl w:val="0"/>
          <w:numId w:val="18"/>
        </w:numPr>
      </w:pPr>
      <w:bookmarkStart w:id="48" w:name="_Toc220249835"/>
      <w:r>
        <w:lastRenderedPageBreak/>
        <w:t>Aggregation Rules</w:t>
      </w:r>
      <w:bookmarkEnd w:id="48"/>
    </w:p>
    <w:p w14:paraId="4BA1CE22" w14:textId="479F7833" w:rsidR="00E00019" w:rsidRDefault="00E00019" w:rsidP="00E00019">
      <w:pPr>
        <w:rPr>
          <w:lang w:val="en-GB"/>
        </w:rPr>
      </w:pPr>
      <w:r w:rsidRPr="00E00019">
        <w:rPr>
          <w:lang w:val="en-GB"/>
        </w:rPr>
        <w:t xml:space="preserve">This section defines how individual policy instruments are aggregated into an overall </w:t>
      </w:r>
      <w:r w:rsidRPr="00656216">
        <w:rPr>
          <w:lang w:val="en-GB"/>
        </w:rPr>
        <w:t>policy development stage</w:t>
      </w:r>
      <w:r w:rsidR="008736FC">
        <w:rPr>
          <w:lang w:val="en-GB"/>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678"/>
        <w:gridCol w:w="2712"/>
        <w:gridCol w:w="3843"/>
      </w:tblGrid>
      <w:tr w:rsidR="005F30D2" w:rsidRPr="005F30D2" w14:paraId="46E18630" w14:textId="77777777" w:rsidTr="005F30D2">
        <w:trPr>
          <w:tblHeader/>
          <w:tblCellSpacing w:w="15" w:type="dxa"/>
        </w:trPr>
        <w:tc>
          <w:tcPr>
            <w:tcW w:w="0" w:type="auto"/>
            <w:tcBorders>
              <w:top w:val="single" w:sz="4" w:space="0" w:color="auto"/>
              <w:bottom w:val="single" w:sz="4" w:space="0" w:color="auto"/>
            </w:tcBorders>
            <w:vAlign w:val="center"/>
            <w:hideMark/>
          </w:tcPr>
          <w:p w14:paraId="089EE5FB" w14:textId="77777777" w:rsidR="005F30D2" w:rsidRPr="005F30D2" w:rsidRDefault="005F30D2" w:rsidP="005F30D2">
            <w:pPr>
              <w:rPr>
                <w:b/>
                <w:bCs/>
                <w:lang w:val="en-GB"/>
              </w:rPr>
            </w:pPr>
            <w:r w:rsidRPr="005F30D2">
              <w:rPr>
                <w:b/>
                <w:bCs/>
                <w:lang w:val="en-GB"/>
              </w:rPr>
              <w:t>Label</w:t>
            </w:r>
          </w:p>
        </w:tc>
        <w:tc>
          <w:tcPr>
            <w:tcW w:w="0" w:type="auto"/>
            <w:tcBorders>
              <w:top w:val="single" w:sz="4" w:space="0" w:color="auto"/>
              <w:bottom w:val="single" w:sz="4" w:space="0" w:color="auto"/>
            </w:tcBorders>
            <w:vAlign w:val="center"/>
            <w:hideMark/>
          </w:tcPr>
          <w:p w14:paraId="52E973B9" w14:textId="77777777" w:rsidR="005F30D2" w:rsidRPr="005F30D2" w:rsidRDefault="005F30D2" w:rsidP="005F30D2">
            <w:pPr>
              <w:rPr>
                <w:b/>
                <w:bCs/>
                <w:lang w:val="en-GB"/>
              </w:rPr>
            </w:pPr>
            <w:r w:rsidRPr="005F30D2">
              <w:rPr>
                <w:b/>
                <w:bCs/>
                <w:lang w:val="en-GB"/>
              </w:rPr>
              <w:t>Stage</w:t>
            </w:r>
          </w:p>
        </w:tc>
        <w:tc>
          <w:tcPr>
            <w:tcW w:w="0" w:type="auto"/>
            <w:tcBorders>
              <w:top w:val="single" w:sz="4" w:space="0" w:color="auto"/>
              <w:bottom w:val="single" w:sz="4" w:space="0" w:color="auto"/>
            </w:tcBorders>
            <w:vAlign w:val="center"/>
            <w:hideMark/>
          </w:tcPr>
          <w:p w14:paraId="61095A1F" w14:textId="77777777" w:rsidR="005F30D2" w:rsidRPr="005F30D2" w:rsidRDefault="005F30D2" w:rsidP="005F30D2">
            <w:pPr>
              <w:rPr>
                <w:b/>
                <w:bCs/>
                <w:lang w:val="en-GB"/>
              </w:rPr>
            </w:pPr>
            <w:r w:rsidRPr="005F30D2">
              <w:rPr>
                <w:b/>
                <w:bCs/>
                <w:lang w:val="en-GB"/>
              </w:rPr>
              <w:t>Definition</w:t>
            </w:r>
          </w:p>
        </w:tc>
        <w:tc>
          <w:tcPr>
            <w:tcW w:w="0" w:type="auto"/>
            <w:tcBorders>
              <w:top w:val="single" w:sz="4" w:space="0" w:color="auto"/>
              <w:bottom w:val="single" w:sz="4" w:space="0" w:color="auto"/>
            </w:tcBorders>
            <w:vAlign w:val="center"/>
            <w:hideMark/>
          </w:tcPr>
          <w:p w14:paraId="3ED32FE7" w14:textId="77777777" w:rsidR="005F30D2" w:rsidRPr="005F30D2" w:rsidRDefault="005F30D2" w:rsidP="005F30D2">
            <w:pPr>
              <w:rPr>
                <w:b/>
                <w:bCs/>
                <w:lang w:val="en-GB"/>
              </w:rPr>
            </w:pPr>
            <w:r w:rsidRPr="005F30D2">
              <w:rPr>
                <w:b/>
                <w:bCs/>
                <w:lang w:val="en-GB"/>
              </w:rPr>
              <w:t>Key Criteria for Classification</w:t>
            </w:r>
          </w:p>
        </w:tc>
      </w:tr>
      <w:tr w:rsidR="005F30D2" w:rsidRPr="00AC55E4" w14:paraId="6F8DF150" w14:textId="77777777" w:rsidTr="005F30D2">
        <w:trPr>
          <w:tblCellSpacing w:w="15" w:type="dxa"/>
        </w:trPr>
        <w:tc>
          <w:tcPr>
            <w:tcW w:w="0" w:type="auto"/>
            <w:tcBorders>
              <w:top w:val="single" w:sz="4" w:space="0" w:color="auto"/>
              <w:bottom w:val="single" w:sz="4" w:space="0" w:color="auto"/>
            </w:tcBorders>
            <w:vAlign w:val="center"/>
            <w:hideMark/>
          </w:tcPr>
          <w:p w14:paraId="54E5AE09" w14:textId="77777777" w:rsidR="005F30D2" w:rsidRPr="005F30D2" w:rsidRDefault="005F30D2" w:rsidP="005F30D2">
            <w:pPr>
              <w:rPr>
                <w:lang w:val="en-GB"/>
              </w:rPr>
            </w:pPr>
            <w:r w:rsidRPr="005F30D2">
              <w:rPr>
                <w:lang w:val="en-GB"/>
              </w:rPr>
              <w:t>Not Evident</w:t>
            </w:r>
          </w:p>
        </w:tc>
        <w:tc>
          <w:tcPr>
            <w:tcW w:w="0" w:type="auto"/>
            <w:tcBorders>
              <w:top w:val="single" w:sz="4" w:space="0" w:color="auto"/>
              <w:bottom w:val="single" w:sz="4" w:space="0" w:color="auto"/>
            </w:tcBorders>
            <w:vAlign w:val="center"/>
            <w:hideMark/>
          </w:tcPr>
          <w:p w14:paraId="0A527DDE" w14:textId="77777777" w:rsidR="005F30D2" w:rsidRPr="005F30D2" w:rsidRDefault="005F30D2" w:rsidP="005F30D2">
            <w:pPr>
              <w:rPr>
                <w:lang w:val="en-GB"/>
              </w:rPr>
            </w:pPr>
            <w:r w:rsidRPr="005F30D2">
              <w:rPr>
                <w:lang w:val="en-GB"/>
              </w:rPr>
              <w:t>–</w:t>
            </w:r>
          </w:p>
        </w:tc>
        <w:tc>
          <w:tcPr>
            <w:tcW w:w="0" w:type="auto"/>
            <w:tcBorders>
              <w:top w:val="single" w:sz="4" w:space="0" w:color="auto"/>
              <w:bottom w:val="single" w:sz="4" w:space="0" w:color="auto"/>
            </w:tcBorders>
            <w:vAlign w:val="center"/>
            <w:hideMark/>
          </w:tcPr>
          <w:p w14:paraId="19B36506" w14:textId="77777777" w:rsidR="005F30D2" w:rsidRPr="005F30D2" w:rsidRDefault="005F30D2" w:rsidP="005F30D2">
            <w:pPr>
              <w:rPr>
                <w:lang w:val="en-GB"/>
              </w:rPr>
            </w:pPr>
            <w:r w:rsidRPr="005F30D2">
              <w:rPr>
                <w:lang w:val="en-GB"/>
              </w:rPr>
              <w:t>No identifiable policy activity related to the technology group.</w:t>
            </w:r>
          </w:p>
        </w:tc>
        <w:tc>
          <w:tcPr>
            <w:tcW w:w="0" w:type="auto"/>
            <w:tcBorders>
              <w:top w:val="single" w:sz="4" w:space="0" w:color="auto"/>
              <w:bottom w:val="single" w:sz="4" w:space="0" w:color="auto"/>
            </w:tcBorders>
            <w:vAlign w:val="center"/>
            <w:hideMark/>
          </w:tcPr>
          <w:p w14:paraId="01B1638B" w14:textId="77777777" w:rsidR="005F30D2" w:rsidRDefault="005F30D2" w:rsidP="005F30D2">
            <w:pPr>
              <w:rPr>
                <w:lang w:val="en-GB"/>
              </w:rPr>
            </w:pPr>
            <w:r w:rsidRPr="005F30D2">
              <w:rPr>
                <w:lang w:val="en-GB"/>
              </w:rPr>
              <w:t>• No frameworks, strategies, or regulatory instruments</w:t>
            </w:r>
          </w:p>
          <w:p w14:paraId="12375393" w14:textId="7E403EAD" w:rsidR="005F30D2" w:rsidRPr="005F30D2" w:rsidRDefault="005F30D2" w:rsidP="005F30D2">
            <w:pPr>
              <w:rPr>
                <w:lang w:val="en-GB"/>
              </w:rPr>
            </w:pPr>
            <w:r w:rsidRPr="005F30D2">
              <w:rPr>
                <w:lang w:val="en-GB"/>
              </w:rPr>
              <w:t>• No official references to the technology</w:t>
            </w:r>
          </w:p>
        </w:tc>
      </w:tr>
      <w:tr w:rsidR="005F30D2" w:rsidRPr="005F30D2" w14:paraId="3FCF2508" w14:textId="77777777" w:rsidTr="005F30D2">
        <w:trPr>
          <w:tblCellSpacing w:w="15" w:type="dxa"/>
        </w:trPr>
        <w:tc>
          <w:tcPr>
            <w:tcW w:w="0" w:type="auto"/>
            <w:tcBorders>
              <w:top w:val="single" w:sz="4" w:space="0" w:color="auto"/>
              <w:bottom w:val="single" w:sz="4" w:space="0" w:color="auto"/>
            </w:tcBorders>
            <w:vAlign w:val="center"/>
            <w:hideMark/>
          </w:tcPr>
          <w:p w14:paraId="336F6BC5" w14:textId="77777777" w:rsidR="005F30D2" w:rsidRPr="005F30D2" w:rsidRDefault="005F30D2" w:rsidP="005F30D2">
            <w:pPr>
              <w:rPr>
                <w:lang w:val="en-GB"/>
              </w:rPr>
            </w:pPr>
            <w:r w:rsidRPr="005F30D2">
              <w:rPr>
                <w:lang w:val="en-GB"/>
              </w:rPr>
              <w:t>Emerging</w:t>
            </w:r>
          </w:p>
        </w:tc>
        <w:tc>
          <w:tcPr>
            <w:tcW w:w="0" w:type="auto"/>
            <w:tcBorders>
              <w:top w:val="single" w:sz="4" w:space="0" w:color="auto"/>
              <w:bottom w:val="single" w:sz="4" w:space="0" w:color="auto"/>
            </w:tcBorders>
            <w:vAlign w:val="center"/>
            <w:hideMark/>
          </w:tcPr>
          <w:p w14:paraId="54863902" w14:textId="77777777" w:rsidR="005F30D2" w:rsidRPr="005F30D2" w:rsidRDefault="005F30D2" w:rsidP="005F30D2">
            <w:pPr>
              <w:rPr>
                <w:lang w:val="en-GB"/>
              </w:rPr>
            </w:pPr>
            <w:r w:rsidRPr="005F30D2">
              <w:rPr>
                <w:lang w:val="en-GB"/>
              </w:rPr>
              <w:t>✓</w:t>
            </w:r>
          </w:p>
        </w:tc>
        <w:tc>
          <w:tcPr>
            <w:tcW w:w="0" w:type="auto"/>
            <w:tcBorders>
              <w:top w:val="single" w:sz="4" w:space="0" w:color="auto"/>
              <w:bottom w:val="single" w:sz="4" w:space="0" w:color="auto"/>
            </w:tcBorders>
            <w:vAlign w:val="center"/>
            <w:hideMark/>
          </w:tcPr>
          <w:p w14:paraId="3C45F6C4" w14:textId="77777777" w:rsidR="005F30D2" w:rsidRPr="005F30D2" w:rsidRDefault="005F30D2" w:rsidP="005F30D2">
            <w:pPr>
              <w:rPr>
                <w:lang w:val="en-GB"/>
              </w:rPr>
            </w:pPr>
            <w:r w:rsidRPr="005F30D2">
              <w:rPr>
                <w:lang w:val="en-GB"/>
              </w:rPr>
              <w:t>Early policy attention without binding regulation.</w:t>
            </w:r>
          </w:p>
        </w:tc>
        <w:tc>
          <w:tcPr>
            <w:tcW w:w="0" w:type="auto"/>
            <w:tcBorders>
              <w:top w:val="single" w:sz="4" w:space="0" w:color="auto"/>
              <w:bottom w:val="single" w:sz="4" w:space="0" w:color="auto"/>
            </w:tcBorders>
            <w:vAlign w:val="center"/>
            <w:hideMark/>
          </w:tcPr>
          <w:p w14:paraId="18DBDBB8" w14:textId="77777777" w:rsidR="005F30D2" w:rsidRDefault="005F30D2" w:rsidP="005F30D2">
            <w:pPr>
              <w:rPr>
                <w:lang w:val="en-GB"/>
              </w:rPr>
            </w:pPr>
            <w:r w:rsidRPr="005F30D2">
              <w:rPr>
                <w:lang w:val="en-GB"/>
              </w:rPr>
              <w:t>• High-level strategies, roadmaps, or political signals</w:t>
            </w:r>
          </w:p>
          <w:p w14:paraId="2F016E41" w14:textId="77777777" w:rsidR="005F30D2" w:rsidRDefault="005F30D2" w:rsidP="005F30D2">
            <w:pPr>
              <w:rPr>
                <w:lang w:val="en-GB"/>
              </w:rPr>
            </w:pPr>
            <w:r w:rsidRPr="005F30D2">
              <w:rPr>
                <w:lang w:val="en-GB"/>
              </w:rPr>
              <w:t>• Exploratory or uncertain discussion of CDR</w:t>
            </w:r>
          </w:p>
          <w:p w14:paraId="63188C67" w14:textId="4588DFE0" w:rsidR="005F30D2" w:rsidRPr="005F30D2" w:rsidRDefault="005F30D2" w:rsidP="005F30D2">
            <w:pPr>
              <w:rPr>
                <w:lang w:val="en-GB"/>
              </w:rPr>
            </w:pPr>
            <w:r w:rsidRPr="005F30D2">
              <w:rPr>
                <w:lang w:val="en-GB"/>
              </w:rPr>
              <w:t>• Supply-side measures only</w:t>
            </w:r>
          </w:p>
        </w:tc>
      </w:tr>
      <w:tr w:rsidR="005F30D2" w:rsidRPr="00AC55E4" w14:paraId="4B272263" w14:textId="77777777" w:rsidTr="00702BBE">
        <w:trPr>
          <w:tblCellSpacing w:w="15" w:type="dxa"/>
        </w:trPr>
        <w:tc>
          <w:tcPr>
            <w:tcW w:w="0" w:type="auto"/>
            <w:tcBorders>
              <w:top w:val="single" w:sz="4" w:space="0" w:color="auto"/>
              <w:bottom w:val="single" w:sz="4" w:space="0" w:color="auto"/>
            </w:tcBorders>
            <w:vAlign w:val="center"/>
            <w:hideMark/>
          </w:tcPr>
          <w:p w14:paraId="08CC870A" w14:textId="77777777" w:rsidR="005F30D2" w:rsidRPr="005F30D2" w:rsidRDefault="005F30D2" w:rsidP="005F30D2">
            <w:pPr>
              <w:rPr>
                <w:lang w:val="en-GB"/>
              </w:rPr>
            </w:pPr>
            <w:r w:rsidRPr="005F30D2">
              <w:rPr>
                <w:lang w:val="en-GB"/>
              </w:rPr>
              <w:t>Emerging+</w:t>
            </w:r>
          </w:p>
        </w:tc>
        <w:tc>
          <w:tcPr>
            <w:tcW w:w="0" w:type="auto"/>
            <w:tcBorders>
              <w:top w:val="single" w:sz="4" w:space="0" w:color="auto"/>
              <w:bottom w:val="single" w:sz="4" w:space="0" w:color="auto"/>
            </w:tcBorders>
            <w:vAlign w:val="center"/>
            <w:hideMark/>
          </w:tcPr>
          <w:p w14:paraId="29654A06" w14:textId="77777777" w:rsidR="005F30D2" w:rsidRPr="005F30D2" w:rsidRDefault="005F30D2" w:rsidP="005F30D2">
            <w:pPr>
              <w:rPr>
                <w:lang w:val="en-GB"/>
              </w:rPr>
            </w:pPr>
            <w:r w:rsidRPr="005F30D2">
              <w:rPr>
                <w:lang w:val="en-GB"/>
              </w:rPr>
              <w:t>✓+</w:t>
            </w:r>
          </w:p>
        </w:tc>
        <w:tc>
          <w:tcPr>
            <w:tcW w:w="0" w:type="auto"/>
            <w:tcBorders>
              <w:top w:val="single" w:sz="4" w:space="0" w:color="auto"/>
              <w:bottom w:val="single" w:sz="4" w:space="0" w:color="auto"/>
            </w:tcBorders>
            <w:vAlign w:val="center"/>
            <w:hideMark/>
          </w:tcPr>
          <w:p w14:paraId="2DD59548" w14:textId="77777777" w:rsidR="005F30D2" w:rsidRPr="005F30D2" w:rsidRDefault="005F30D2" w:rsidP="005F30D2">
            <w:pPr>
              <w:rPr>
                <w:lang w:val="en-GB"/>
              </w:rPr>
            </w:pPr>
            <w:r w:rsidRPr="005F30D2">
              <w:rPr>
                <w:lang w:val="en-GB"/>
              </w:rPr>
              <w:t>Strengthening supply-side support with early demand-side discussion.</w:t>
            </w:r>
          </w:p>
        </w:tc>
        <w:tc>
          <w:tcPr>
            <w:tcW w:w="0" w:type="auto"/>
            <w:tcBorders>
              <w:top w:val="single" w:sz="4" w:space="0" w:color="auto"/>
              <w:bottom w:val="single" w:sz="4" w:space="0" w:color="auto"/>
            </w:tcBorders>
            <w:vAlign w:val="center"/>
            <w:hideMark/>
          </w:tcPr>
          <w:p w14:paraId="517D7611" w14:textId="77777777" w:rsidR="005F30D2" w:rsidRDefault="005F30D2" w:rsidP="005F30D2">
            <w:pPr>
              <w:rPr>
                <w:lang w:val="en-GB"/>
              </w:rPr>
            </w:pPr>
            <w:r w:rsidRPr="005F30D2">
              <w:rPr>
                <w:lang w:val="en-GB"/>
              </w:rPr>
              <w:t>• Multiple concrete supply-side instruments implemented</w:t>
            </w:r>
          </w:p>
          <w:p w14:paraId="5FE1AE2F" w14:textId="77777777" w:rsidR="005F30D2" w:rsidRDefault="005F30D2" w:rsidP="005F30D2">
            <w:pPr>
              <w:rPr>
                <w:lang w:val="en-GB"/>
              </w:rPr>
            </w:pPr>
            <w:r w:rsidRPr="005F30D2">
              <w:rPr>
                <w:lang w:val="en-GB"/>
              </w:rPr>
              <w:t>• Explicit discussion of future demand-side measures</w:t>
            </w:r>
          </w:p>
          <w:p w14:paraId="75CCC178" w14:textId="55274DD4" w:rsidR="005F30D2" w:rsidRPr="005F30D2" w:rsidRDefault="005F30D2" w:rsidP="005F30D2">
            <w:pPr>
              <w:rPr>
                <w:lang w:val="en-GB"/>
              </w:rPr>
            </w:pPr>
            <w:r w:rsidRPr="005F30D2">
              <w:rPr>
                <w:lang w:val="en-GB"/>
              </w:rPr>
              <w:t>• No formal demand-side instrument adopted</w:t>
            </w:r>
          </w:p>
        </w:tc>
      </w:tr>
      <w:tr w:rsidR="005F30D2" w:rsidRPr="00AC55E4" w14:paraId="072E0543" w14:textId="77777777" w:rsidTr="00702BBE">
        <w:trPr>
          <w:tblCellSpacing w:w="15" w:type="dxa"/>
        </w:trPr>
        <w:tc>
          <w:tcPr>
            <w:tcW w:w="0" w:type="auto"/>
            <w:tcBorders>
              <w:top w:val="single" w:sz="4" w:space="0" w:color="auto"/>
              <w:bottom w:val="single" w:sz="4" w:space="0" w:color="auto"/>
            </w:tcBorders>
            <w:vAlign w:val="center"/>
            <w:hideMark/>
          </w:tcPr>
          <w:p w14:paraId="375F0B4E" w14:textId="77777777" w:rsidR="005F30D2" w:rsidRPr="005F30D2" w:rsidRDefault="005F30D2" w:rsidP="005F30D2">
            <w:pPr>
              <w:rPr>
                <w:lang w:val="en-GB"/>
              </w:rPr>
            </w:pPr>
            <w:r w:rsidRPr="005F30D2">
              <w:rPr>
                <w:lang w:val="en-GB"/>
              </w:rPr>
              <w:t>In Active Development</w:t>
            </w:r>
          </w:p>
        </w:tc>
        <w:tc>
          <w:tcPr>
            <w:tcW w:w="0" w:type="auto"/>
            <w:tcBorders>
              <w:top w:val="single" w:sz="4" w:space="0" w:color="auto"/>
              <w:bottom w:val="single" w:sz="4" w:space="0" w:color="auto"/>
            </w:tcBorders>
            <w:vAlign w:val="center"/>
            <w:hideMark/>
          </w:tcPr>
          <w:p w14:paraId="544172EC" w14:textId="77777777" w:rsidR="005F30D2" w:rsidRPr="005F30D2" w:rsidRDefault="005F30D2" w:rsidP="005F30D2">
            <w:pPr>
              <w:rPr>
                <w:lang w:val="en-GB"/>
              </w:rPr>
            </w:pPr>
            <w:r w:rsidRPr="005F30D2">
              <w:rPr>
                <w:lang w:val="en-GB"/>
              </w:rPr>
              <w:t>✓✓</w:t>
            </w:r>
          </w:p>
        </w:tc>
        <w:tc>
          <w:tcPr>
            <w:tcW w:w="0" w:type="auto"/>
            <w:tcBorders>
              <w:top w:val="single" w:sz="4" w:space="0" w:color="auto"/>
              <w:bottom w:val="single" w:sz="4" w:space="0" w:color="auto"/>
            </w:tcBorders>
            <w:vAlign w:val="center"/>
            <w:hideMark/>
          </w:tcPr>
          <w:p w14:paraId="6DE29B6D" w14:textId="77777777" w:rsidR="005F30D2" w:rsidRPr="005F30D2" w:rsidRDefault="005F30D2" w:rsidP="005F30D2">
            <w:pPr>
              <w:rPr>
                <w:lang w:val="en-GB"/>
              </w:rPr>
            </w:pPr>
            <w:r w:rsidRPr="005F30D2">
              <w:rPr>
                <w:lang w:val="en-GB"/>
              </w:rPr>
              <w:t>Concrete policy portfolio with non-binding demand-side elements.</w:t>
            </w:r>
          </w:p>
        </w:tc>
        <w:tc>
          <w:tcPr>
            <w:tcW w:w="0" w:type="auto"/>
            <w:tcBorders>
              <w:top w:val="single" w:sz="4" w:space="0" w:color="auto"/>
              <w:bottom w:val="single" w:sz="4" w:space="0" w:color="auto"/>
            </w:tcBorders>
            <w:vAlign w:val="center"/>
            <w:hideMark/>
          </w:tcPr>
          <w:p w14:paraId="40789D3C" w14:textId="77777777" w:rsidR="00702BBE" w:rsidRDefault="005F30D2" w:rsidP="005F30D2">
            <w:pPr>
              <w:rPr>
                <w:lang w:val="en-GB"/>
              </w:rPr>
            </w:pPr>
            <w:r w:rsidRPr="005F30D2">
              <w:rPr>
                <w:lang w:val="en-GB"/>
              </w:rPr>
              <w:t>• At least one non-binding demand-side instrument (e.g. targets, pilots, voluntary markets, proposed ETS inclusion)</w:t>
            </w:r>
          </w:p>
          <w:p w14:paraId="2971A0AE" w14:textId="4F81C53D" w:rsidR="005F30D2" w:rsidRPr="005F30D2" w:rsidRDefault="005F30D2" w:rsidP="005F30D2">
            <w:pPr>
              <w:rPr>
                <w:lang w:val="en-GB"/>
              </w:rPr>
            </w:pPr>
            <w:r w:rsidRPr="005F30D2">
              <w:rPr>
                <w:lang w:val="en-GB"/>
              </w:rPr>
              <w:t>• And/or multiple active supply-side measures</w:t>
            </w:r>
          </w:p>
        </w:tc>
      </w:tr>
      <w:tr w:rsidR="005F30D2" w:rsidRPr="00AC55E4" w14:paraId="16DE67D9" w14:textId="77777777" w:rsidTr="00702BBE">
        <w:trPr>
          <w:tblCellSpacing w:w="15" w:type="dxa"/>
        </w:trPr>
        <w:tc>
          <w:tcPr>
            <w:tcW w:w="0" w:type="auto"/>
            <w:tcBorders>
              <w:top w:val="single" w:sz="4" w:space="0" w:color="auto"/>
              <w:bottom w:val="single" w:sz="4" w:space="0" w:color="auto"/>
            </w:tcBorders>
            <w:vAlign w:val="center"/>
            <w:hideMark/>
          </w:tcPr>
          <w:p w14:paraId="0B8C8AD9" w14:textId="77777777" w:rsidR="005F30D2" w:rsidRPr="005F30D2" w:rsidRDefault="005F30D2" w:rsidP="005F30D2">
            <w:pPr>
              <w:rPr>
                <w:lang w:val="en-GB"/>
              </w:rPr>
            </w:pPr>
            <w:r w:rsidRPr="005F30D2">
              <w:rPr>
                <w:lang w:val="en-GB"/>
              </w:rPr>
              <w:t>In Active Development+</w:t>
            </w:r>
          </w:p>
        </w:tc>
        <w:tc>
          <w:tcPr>
            <w:tcW w:w="0" w:type="auto"/>
            <w:tcBorders>
              <w:top w:val="single" w:sz="4" w:space="0" w:color="auto"/>
              <w:bottom w:val="single" w:sz="4" w:space="0" w:color="auto"/>
            </w:tcBorders>
            <w:vAlign w:val="center"/>
            <w:hideMark/>
          </w:tcPr>
          <w:p w14:paraId="29B76074" w14:textId="77777777" w:rsidR="005F30D2" w:rsidRPr="005F30D2" w:rsidRDefault="005F30D2" w:rsidP="005F30D2">
            <w:pPr>
              <w:rPr>
                <w:lang w:val="en-GB"/>
              </w:rPr>
            </w:pPr>
            <w:r w:rsidRPr="005F30D2">
              <w:rPr>
                <w:lang w:val="en-GB"/>
              </w:rPr>
              <w:t>✓✓+</w:t>
            </w:r>
          </w:p>
        </w:tc>
        <w:tc>
          <w:tcPr>
            <w:tcW w:w="0" w:type="auto"/>
            <w:tcBorders>
              <w:top w:val="single" w:sz="4" w:space="0" w:color="auto"/>
              <w:bottom w:val="single" w:sz="4" w:space="0" w:color="auto"/>
            </w:tcBorders>
            <w:vAlign w:val="center"/>
            <w:hideMark/>
          </w:tcPr>
          <w:p w14:paraId="7AFC0FC3" w14:textId="77777777" w:rsidR="005F30D2" w:rsidRPr="005F30D2" w:rsidRDefault="005F30D2" w:rsidP="005F30D2">
            <w:pPr>
              <w:rPr>
                <w:lang w:val="en-GB"/>
              </w:rPr>
            </w:pPr>
            <w:r w:rsidRPr="005F30D2">
              <w:rPr>
                <w:lang w:val="en-GB"/>
              </w:rPr>
              <w:t>Demand-side regulation imminent but not yet in force.</w:t>
            </w:r>
          </w:p>
        </w:tc>
        <w:tc>
          <w:tcPr>
            <w:tcW w:w="0" w:type="auto"/>
            <w:tcBorders>
              <w:top w:val="single" w:sz="4" w:space="0" w:color="auto"/>
              <w:bottom w:val="single" w:sz="4" w:space="0" w:color="auto"/>
            </w:tcBorders>
            <w:vAlign w:val="center"/>
            <w:hideMark/>
          </w:tcPr>
          <w:p w14:paraId="7F526B19" w14:textId="77777777" w:rsidR="00702BBE" w:rsidRDefault="005F30D2" w:rsidP="005F30D2">
            <w:pPr>
              <w:rPr>
                <w:lang w:val="en-GB"/>
              </w:rPr>
            </w:pPr>
            <w:r w:rsidRPr="005F30D2">
              <w:rPr>
                <w:lang w:val="en-GB"/>
              </w:rPr>
              <w:t>• Fully designed demand-side instrument pending implementation</w:t>
            </w:r>
          </w:p>
          <w:p w14:paraId="32F5B2F0" w14:textId="6E34EC19" w:rsidR="005F30D2" w:rsidRPr="005F30D2" w:rsidRDefault="005F30D2" w:rsidP="005F30D2">
            <w:pPr>
              <w:rPr>
                <w:lang w:val="en-GB"/>
              </w:rPr>
            </w:pPr>
            <w:r w:rsidRPr="005F30D2">
              <w:rPr>
                <w:lang w:val="en-GB"/>
              </w:rPr>
              <w:t>• Regulatory text finalized but not yet legally binding</w:t>
            </w:r>
          </w:p>
        </w:tc>
      </w:tr>
      <w:tr w:rsidR="005F30D2" w:rsidRPr="00AC55E4" w14:paraId="59728053" w14:textId="77777777" w:rsidTr="00D97762">
        <w:trPr>
          <w:tblCellSpacing w:w="15" w:type="dxa"/>
        </w:trPr>
        <w:tc>
          <w:tcPr>
            <w:tcW w:w="0" w:type="auto"/>
            <w:tcBorders>
              <w:top w:val="single" w:sz="4" w:space="0" w:color="auto"/>
              <w:bottom w:val="single" w:sz="4" w:space="0" w:color="auto"/>
            </w:tcBorders>
            <w:vAlign w:val="center"/>
            <w:hideMark/>
          </w:tcPr>
          <w:p w14:paraId="6D42AE52" w14:textId="77777777" w:rsidR="005F30D2" w:rsidRPr="005F30D2" w:rsidRDefault="005F30D2" w:rsidP="005F30D2">
            <w:pPr>
              <w:rPr>
                <w:lang w:val="en-GB"/>
              </w:rPr>
            </w:pPr>
            <w:r w:rsidRPr="005F30D2">
              <w:rPr>
                <w:lang w:val="en-GB"/>
              </w:rPr>
              <w:lastRenderedPageBreak/>
              <w:t>Advanced</w:t>
            </w:r>
          </w:p>
        </w:tc>
        <w:tc>
          <w:tcPr>
            <w:tcW w:w="0" w:type="auto"/>
            <w:tcBorders>
              <w:top w:val="single" w:sz="4" w:space="0" w:color="auto"/>
              <w:bottom w:val="single" w:sz="4" w:space="0" w:color="auto"/>
            </w:tcBorders>
            <w:vAlign w:val="center"/>
            <w:hideMark/>
          </w:tcPr>
          <w:p w14:paraId="32266C5D" w14:textId="77777777" w:rsidR="005F30D2" w:rsidRPr="005F30D2" w:rsidRDefault="005F30D2" w:rsidP="005F30D2">
            <w:pPr>
              <w:rPr>
                <w:lang w:val="en-GB"/>
              </w:rPr>
            </w:pPr>
            <w:r w:rsidRPr="005F30D2">
              <w:rPr>
                <w:lang w:val="en-GB"/>
              </w:rPr>
              <w:t>✓✓✓</w:t>
            </w:r>
          </w:p>
        </w:tc>
        <w:tc>
          <w:tcPr>
            <w:tcW w:w="0" w:type="auto"/>
            <w:tcBorders>
              <w:top w:val="single" w:sz="4" w:space="0" w:color="auto"/>
              <w:bottom w:val="single" w:sz="4" w:space="0" w:color="auto"/>
            </w:tcBorders>
            <w:vAlign w:val="center"/>
            <w:hideMark/>
          </w:tcPr>
          <w:p w14:paraId="0717E6E8" w14:textId="77777777" w:rsidR="005F30D2" w:rsidRPr="005F30D2" w:rsidRDefault="005F30D2" w:rsidP="005F30D2">
            <w:pPr>
              <w:rPr>
                <w:lang w:val="en-GB"/>
              </w:rPr>
            </w:pPr>
            <w:r w:rsidRPr="005F30D2">
              <w:rPr>
                <w:lang w:val="en-GB"/>
              </w:rPr>
              <w:t>Binding demand-side regulation actively driving deployment.</w:t>
            </w:r>
          </w:p>
        </w:tc>
        <w:tc>
          <w:tcPr>
            <w:tcW w:w="0" w:type="auto"/>
            <w:tcBorders>
              <w:top w:val="single" w:sz="4" w:space="0" w:color="auto"/>
              <w:bottom w:val="single" w:sz="4" w:space="0" w:color="auto"/>
            </w:tcBorders>
            <w:vAlign w:val="center"/>
            <w:hideMark/>
          </w:tcPr>
          <w:p w14:paraId="5BF59B97" w14:textId="77777777" w:rsidR="00D97762" w:rsidRDefault="005F30D2" w:rsidP="005F30D2">
            <w:pPr>
              <w:rPr>
                <w:lang w:val="en-GB"/>
              </w:rPr>
            </w:pPr>
            <w:r w:rsidRPr="005F30D2">
              <w:rPr>
                <w:lang w:val="en-GB"/>
              </w:rPr>
              <w:t>• Binding CDR targets</w:t>
            </w:r>
          </w:p>
          <w:p w14:paraId="685558DC" w14:textId="77777777" w:rsidR="00D97762" w:rsidRDefault="005F30D2" w:rsidP="005F30D2">
            <w:pPr>
              <w:rPr>
                <w:lang w:val="en-GB"/>
              </w:rPr>
            </w:pPr>
            <w:r w:rsidRPr="005F30D2">
              <w:rPr>
                <w:lang w:val="en-GB"/>
              </w:rPr>
              <w:t>• CDR eligible under an operational compliance ETS</w:t>
            </w:r>
          </w:p>
          <w:p w14:paraId="3B0211D2" w14:textId="785ECFC3" w:rsidR="005F30D2" w:rsidRPr="005F30D2" w:rsidRDefault="005F30D2" w:rsidP="005F30D2">
            <w:pPr>
              <w:rPr>
                <w:lang w:val="en-GB"/>
              </w:rPr>
            </w:pPr>
            <w:r w:rsidRPr="005F30D2">
              <w:rPr>
                <w:lang w:val="en-GB"/>
              </w:rPr>
              <w:t>• Binding procurement mandates or enforced crediting mechanisms</w:t>
            </w:r>
          </w:p>
        </w:tc>
      </w:tr>
    </w:tbl>
    <w:p w14:paraId="7E106EAB" w14:textId="77777777" w:rsidR="008736FC" w:rsidRPr="00E00019" w:rsidRDefault="008736FC" w:rsidP="00E00019">
      <w:pPr>
        <w:rPr>
          <w:lang w:val="en-GB"/>
        </w:rPr>
      </w:pPr>
    </w:p>
    <w:p w14:paraId="71294956" w14:textId="77777777" w:rsidR="00854B2B" w:rsidRPr="00854B2B" w:rsidRDefault="00854B2B" w:rsidP="00854B2B">
      <w:pPr>
        <w:rPr>
          <w:rFonts w:ascii="Aptos" w:eastAsia="Aptos" w:hAnsi="Aptos" w:cs="Aptos"/>
          <w:b/>
          <w:bCs/>
          <w:lang w:val="en-GB"/>
        </w:rPr>
      </w:pPr>
      <w:r w:rsidRPr="00854B2B">
        <w:rPr>
          <w:rFonts w:ascii="Aptos" w:eastAsia="Aptos" w:hAnsi="Aptos" w:cs="Aptos"/>
          <w:b/>
          <w:bCs/>
          <w:lang w:val="en-GB"/>
        </w:rPr>
        <w:t>Notes for Coders</w:t>
      </w:r>
    </w:p>
    <w:p w14:paraId="57EF630C" w14:textId="77777777" w:rsidR="00854B2B" w:rsidRPr="00854B2B" w:rsidRDefault="00854B2B" w:rsidP="00854B2B">
      <w:pPr>
        <w:numPr>
          <w:ilvl w:val="0"/>
          <w:numId w:val="24"/>
        </w:numPr>
        <w:rPr>
          <w:rFonts w:ascii="Aptos" w:eastAsia="Aptos" w:hAnsi="Aptos" w:cs="Aptos"/>
          <w:lang w:val="en-GB"/>
        </w:rPr>
      </w:pPr>
      <w:r w:rsidRPr="00854B2B">
        <w:rPr>
          <w:rFonts w:ascii="Aptos" w:eastAsia="Aptos" w:hAnsi="Aptos" w:cs="Aptos"/>
          <w:lang w:val="en-GB"/>
        </w:rPr>
        <w:t>Classification should reflect the highest applicable stage based on the current policy environment.</w:t>
      </w:r>
    </w:p>
    <w:p w14:paraId="15B7B87A" w14:textId="77777777" w:rsidR="00854B2B" w:rsidRPr="00854B2B" w:rsidRDefault="00854B2B" w:rsidP="00854B2B">
      <w:pPr>
        <w:numPr>
          <w:ilvl w:val="0"/>
          <w:numId w:val="24"/>
        </w:numPr>
        <w:rPr>
          <w:rFonts w:ascii="Aptos" w:eastAsia="Aptos" w:hAnsi="Aptos" w:cs="Aptos"/>
          <w:lang w:val="en-GB"/>
        </w:rPr>
      </w:pPr>
      <w:r w:rsidRPr="00854B2B">
        <w:rPr>
          <w:rFonts w:ascii="Aptos" w:eastAsia="Aptos" w:hAnsi="Aptos" w:cs="Aptos"/>
          <w:lang w:val="en-GB"/>
        </w:rPr>
        <w:t>“Demand-side instruments” refer to policies that create enforceable demand, not only support supply.</w:t>
      </w:r>
    </w:p>
    <w:p w14:paraId="442CD020" w14:textId="77777777" w:rsidR="00854B2B" w:rsidRPr="00854B2B" w:rsidRDefault="00854B2B" w:rsidP="00854B2B">
      <w:pPr>
        <w:numPr>
          <w:ilvl w:val="0"/>
          <w:numId w:val="24"/>
        </w:numPr>
        <w:rPr>
          <w:rFonts w:ascii="Aptos" w:eastAsia="Aptos" w:hAnsi="Aptos" w:cs="Aptos"/>
          <w:lang w:val="en-GB"/>
        </w:rPr>
      </w:pPr>
      <w:r w:rsidRPr="00854B2B">
        <w:rPr>
          <w:rFonts w:ascii="Aptos" w:eastAsia="Aptos" w:hAnsi="Aptos" w:cs="Aptos"/>
          <w:lang w:val="en-GB"/>
        </w:rPr>
        <w:t>When uncertainty exists, coders should document assumptions in the comments field.</w:t>
      </w:r>
    </w:p>
    <w:p w14:paraId="65547760" w14:textId="296EF68C" w:rsidR="53802E22" w:rsidRPr="00854B2B" w:rsidRDefault="53802E22" w:rsidP="00D300A9">
      <w:pPr>
        <w:rPr>
          <w:rFonts w:ascii="Aptos" w:eastAsia="Aptos" w:hAnsi="Aptos" w:cs="Aptos"/>
          <w:lang w:val="en-GB"/>
        </w:rPr>
      </w:pPr>
    </w:p>
    <w:sectPr w:rsidR="53802E22" w:rsidRPr="00854B2B">
      <w:headerReference w:type="default" r:id="rId1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Oliver.Geden" w:date="2026-01-25T21:30:00Z" w:initials="Ol">
    <w:p w14:paraId="01EE71D2" w14:textId="41B26FBD" w:rsidR="00314F58" w:rsidRDefault="00314F58">
      <w:pPr>
        <w:pStyle w:val="CommentText"/>
      </w:pPr>
      <w:r>
        <w:rPr>
          <w:rStyle w:val="CommentReference"/>
        </w:rPr>
        <w:annotationRef/>
      </w:r>
      <w:r w:rsidRPr="36F22338">
        <w:t>I would call it "methods", since that is the term we're using in SoCDR. Or at least give it as alternative terminology option</w:t>
      </w:r>
    </w:p>
  </w:comment>
  <w:comment w:id="2" w:author="Oliver.Geden" w:date="2026-01-25T21:32:00Z" w:initials="Ol">
    <w:p w14:paraId="1E3F6DCC" w14:textId="3F0178BD" w:rsidR="00314F58" w:rsidRDefault="00314F58">
      <w:pPr>
        <w:pStyle w:val="CommentText"/>
      </w:pPr>
      <w:r>
        <w:rPr>
          <w:rStyle w:val="CommentReference"/>
        </w:rPr>
        <w:annotationRef/>
      </w:r>
      <w:r w:rsidRPr="73560FA0">
        <w:t>I see it is also used in the names of variables. I think "technology" cannot easily be connected to practices like "afforestation"</w:t>
      </w:r>
    </w:p>
  </w:comment>
  <w:comment w:id="3" w:author="Oliver.Geden" w:date="2026-01-25T21:38:00Z" w:initials="Ol">
    <w:p w14:paraId="42E8462F" w14:textId="0F3598AF" w:rsidR="00314F58" w:rsidRDefault="00314F58">
      <w:pPr>
        <w:pStyle w:val="CommentText"/>
      </w:pPr>
      <w:r>
        <w:rPr>
          <w:rStyle w:val="CommentReference"/>
        </w:rPr>
        <w:annotationRef/>
      </w:r>
      <w:r w:rsidRPr="5DBD3DB3">
        <w:t>specifically on the EU Commission's Communications: I think they differ a little from announcements made by national governments in the sense that there's not necessarily a majority behind an announcement. And too often it is announced that the EU does this or that while only the EC issued a communication. But probably hard to deal with these kinds of specifics in a Codebook, since you'd need to define for every country whose announcements count and which don't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EE71D2" w15:done="1"/>
  <w15:commentEx w15:paraId="1E3F6DCC" w15:paraIdParent="01EE71D2" w15:done="1"/>
  <w15:commentEx w15:paraId="42E8462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7BC6C8" w16cex:dateUtc="2026-01-25T20:30:00Z"/>
  <w16cex:commentExtensible w16cex:durableId="27DDB818" w16cex:dateUtc="2026-01-25T20:32:00Z"/>
  <w16cex:commentExtensible w16cex:durableId="47671E29" w16cex:dateUtc="2026-01-25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EE71D2" w16cid:durableId="5F7BC6C8"/>
  <w16cid:commentId w16cid:paraId="1E3F6DCC" w16cid:durableId="27DDB818"/>
  <w16cid:commentId w16cid:paraId="42E8462F" w16cid:durableId="47671E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490A6" w14:textId="77777777" w:rsidR="008E2573" w:rsidRDefault="008E2573" w:rsidP="001B3BF8">
      <w:pPr>
        <w:spacing w:after="0" w:line="240" w:lineRule="auto"/>
      </w:pPr>
      <w:r>
        <w:separator/>
      </w:r>
    </w:p>
  </w:endnote>
  <w:endnote w:type="continuationSeparator" w:id="0">
    <w:p w14:paraId="6B6B0017" w14:textId="77777777" w:rsidR="008E2573" w:rsidRDefault="008E2573" w:rsidP="001B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1ED86" w14:textId="77777777" w:rsidR="008E2573" w:rsidRDefault="008E2573" w:rsidP="001B3BF8">
      <w:pPr>
        <w:spacing w:after="0" w:line="240" w:lineRule="auto"/>
      </w:pPr>
      <w:r>
        <w:separator/>
      </w:r>
    </w:p>
  </w:footnote>
  <w:footnote w:type="continuationSeparator" w:id="0">
    <w:p w14:paraId="713B1D76" w14:textId="77777777" w:rsidR="008E2573" w:rsidRDefault="008E2573" w:rsidP="001B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945464"/>
      <w:docPartObj>
        <w:docPartGallery w:val="Page Numbers (Top of Page)"/>
        <w:docPartUnique/>
      </w:docPartObj>
    </w:sdtPr>
    <w:sdtEndPr>
      <w:rPr>
        <w:noProof/>
      </w:rPr>
    </w:sdtEndPr>
    <w:sdtContent>
      <w:p w14:paraId="4AE56501" w14:textId="28D40C92" w:rsidR="001B3BF8" w:rsidRDefault="001B3BF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EC6DBF4" w14:textId="77777777" w:rsidR="001B3BF8" w:rsidRDefault="001B3B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C621"/>
    <w:multiLevelType w:val="hybridMultilevel"/>
    <w:tmpl w:val="F7B2EB10"/>
    <w:lvl w:ilvl="0" w:tplc="7270D63C">
      <w:start w:val="1"/>
      <w:numFmt w:val="bullet"/>
      <w:lvlText w:val=""/>
      <w:lvlJc w:val="left"/>
      <w:pPr>
        <w:ind w:left="720" w:hanging="360"/>
      </w:pPr>
      <w:rPr>
        <w:rFonts w:ascii="Symbol" w:hAnsi="Symbol" w:hint="default"/>
      </w:rPr>
    </w:lvl>
    <w:lvl w:ilvl="1" w:tplc="4A063112">
      <w:start w:val="1"/>
      <w:numFmt w:val="bullet"/>
      <w:lvlText w:val="o"/>
      <w:lvlJc w:val="left"/>
      <w:pPr>
        <w:ind w:left="1440" w:hanging="360"/>
      </w:pPr>
      <w:rPr>
        <w:rFonts w:ascii="Courier New" w:hAnsi="Courier New" w:hint="default"/>
      </w:rPr>
    </w:lvl>
    <w:lvl w:ilvl="2" w:tplc="D1ECE31C">
      <w:start w:val="1"/>
      <w:numFmt w:val="bullet"/>
      <w:lvlText w:val=""/>
      <w:lvlJc w:val="left"/>
      <w:pPr>
        <w:ind w:left="2160" w:hanging="360"/>
      </w:pPr>
      <w:rPr>
        <w:rFonts w:ascii="Wingdings" w:hAnsi="Wingdings" w:hint="default"/>
      </w:rPr>
    </w:lvl>
    <w:lvl w:ilvl="3" w:tplc="262A73A6">
      <w:start w:val="1"/>
      <w:numFmt w:val="bullet"/>
      <w:lvlText w:val=""/>
      <w:lvlJc w:val="left"/>
      <w:pPr>
        <w:ind w:left="2880" w:hanging="360"/>
      </w:pPr>
      <w:rPr>
        <w:rFonts w:ascii="Symbol" w:hAnsi="Symbol" w:hint="default"/>
      </w:rPr>
    </w:lvl>
    <w:lvl w:ilvl="4" w:tplc="03004E8C">
      <w:start w:val="1"/>
      <w:numFmt w:val="bullet"/>
      <w:lvlText w:val="o"/>
      <w:lvlJc w:val="left"/>
      <w:pPr>
        <w:ind w:left="3600" w:hanging="360"/>
      </w:pPr>
      <w:rPr>
        <w:rFonts w:ascii="Courier New" w:hAnsi="Courier New" w:hint="default"/>
      </w:rPr>
    </w:lvl>
    <w:lvl w:ilvl="5" w:tplc="E43A2AD6">
      <w:start w:val="1"/>
      <w:numFmt w:val="bullet"/>
      <w:lvlText w:val=""/>
      <w:lvlJc w:val="left"/>
      <w:pPr>
        <w:ind w:left="4320" w:hanging="360"/>
      </w:pPr>
      <w:rPr>
        <w:rFonts w:ascii="Wingdings" w:hAnsi="Wingdings" w:hint="default"/>
      </w:rPr>
    </w:lvl>
    <w:lvl w:ilvl="6" w:tplc="DD5CB39C">
      <w:start w:val="1"/>
      <w:numFmt w:val="bullet"/>
      <w:lvlText w:val=""/>
      <w:lvlJc w:val="left"/>
      <w:pPr>
        <w:ind w:left="5040" w:hanging="360"/>
      </w:pPr>
      <w:rPr>
        <w:rFonts w:ascii="Symbol" w:hAnsi="Symbol" w:hint="default"/>
      </w:rPr>
    </w:lvl>
    <w:lvl w:ilvl="7" w:tplc="02920AEA">
      <w:start w:val="1"/>
      <w:numFmt w:val="bullet"/>
      <w:lvlText w:val="o"/>
      <w:lvlJc w:val="left"/>
      <w:pPr>
        <w:ind w:left="5760" w:hanging="360"/>
      </w:pPr>
      <w:rPr>
        <w:rFonts w:ascii="Courier New" w:hAnsi="Courier New" w:hint="default"/>
      </w:rPr>
    </w:lvl>
    <w:lvl w:ilvl="8" w:tplc="377CD882">
      <w:start w:val="1"/>
      <w:numFmt w:val="bullet"/>
      <w:lvlText w:val=""/>
      <w:lvlJc w:val="left"/>
      <w:pPr>
        <w:ind w:left="6480" w:hanging="360"/>
      </w:pPr>
      <w:rPr>
        <w:rFonts w:ascii="Wingdings" w:hAnsi="Wingdings" w:hint="default"/>
      </w:rPr>
    </w:lvl>
  </w:abstractNum>
  <w:abstractNum w:abstractNumId="1" w15:restartNumberingAfterBreak="0">
    <w:nsid w:val="01E76ECF"/>
    <w:multiLevelType w:val="hybridMultilevel"/>
    <w:tmpl w:val="513615C8"/>
    <w:lvl w:ilvl="0" w:tplc="16B8E8B4">
      <w:start w:val="1"/>
      <w:numFmt w:val="bullet"/>
      <w:lvlText w:val="-"/>
      <w:lvlJc w:val="left"/>
      <w:pPr>
        <w:ind w:left="3192" w:hanging="360"/>
      </w:pPr>
      <w:rPr>
        <w:rFonts w:ascii="Aptos" w:hAnsi="Aptos" w:hint="default"/>
      </w:rPr>
    </w:lvl>
    <w:lvl w:ilvl="1" w:tplc="E1F648AE">
      <w:start w:val="1"/>
      <w:numFmt w:val="bullet"/>
      <w:lvlText w:val="o"/>
      <w:lvlJc w:val="left"/>
      <w:pPr>
        <w:ind w:left="3912" w:hanging="360"/>
      </w:pPr>
      <w:rPr>
        <w:rFonts w:ascii="Courier New" w:hAnsi="Courier New" w:hint="default"/>
      </w:rPr>
    </w:lvl>
    <w:lvl w:ilvl="2" w:tplc="9B1AA69E">
      <w:start w:val="1"/>
      <w:numFmt w:val="bullet"/>
      <w:lvlText w:val=""/>
      <w:lvlJc w:val="left"/>
      <w:pPr>
        <w:ind w:left="4632" w:hanging="360"/>
      </w:pPr>
      <w:rPr>
        <w:rFonts w:ascii="Wingdings" w:hAnsi="Wingdings" w:hint="default"/>
      </w:rPr>
    </w:lvl>
    <w:lvl w:ilvl="3" w:tplc="9DDC8D1C">
      <w:start w:val="1"/>
      <w:numFmt w:val="bullet"/>
      <w:lvlText w:val=""/>
      <w:lvlJc w:val="left"/>
      <w:pPr>
        <w:ind w:left="5352" w:hanging="360"/>
      </w:pPr>
      <w:rPr>
        <w:rFonts w:ascii="Symbol" w:hAnsi="Symbol" w:hint="default"/>
      </w:rPr>
    </w:lvl>
    <w:lvl w:ilvl="4" w:tplc="0A78F0C4">
      <w:start w:val="1"/>
      <w:numFmt w:val="bullet"/>
      <w:lvlText w:val="o"/>
      <w:lvlJc w:val="left"/>
      <w:pPr>
        <w:ind w:left="6072" w:hanging="360"/>
      </w:pPr>
      <w:rPr>
        <w:rFonts w:ascii="Courier New" w:hAnsi="Courier New" w:hint="default"/>
      </w:rPr>
    </w:lvl>
    <w:lvl w:ilvl="5" w:tplc="3328D590">
      <w:start w:val="1"/>
      <w:numFmt w:val="bullet"/>
      <w:lvlText w:val=""/>
      <w:lvlJc w:val="left"/>
      <w:pPr>
        <w:ind w:left="6792" w:hanging="360"/>
      </w:pPr>
      <w:rPr>
        <w:rFonts w:ascii="Wingdings" w:hAnsi="Wingdings" w:hint="default"/>
      </w:rPr>
    </w:lvl>
    <w:lvl w:ilvl="6" w:tplc="A30E0064">
      <w:start w:val="1"/>
      <w:numFmt w:val="bullet"/>
      <w:lvlText w:val=""/>
      <w:lvlJc w:val="left"/>
      <w:pPr>
        <w:ind w:left="7512" w:hanging="360"/>
      </w:pPr>
      <w:rPr>
        <w:rFonts w:ascii="Symbol" w:hAnsi="Symbol" w:hint="default"/>
      </w:rPr>
    </w:lvl>
    <w:lvl w:ilvl="7" w:tplc="735E6A30">
      <w:start w:val="1"/>
      <w:numFmt w:val="bullet"/>
      <w:lvlText w:val="o"/>
      <w:lvlJc w:val="left"/>
      <w:pPr>
        <w:ind w:left="8232" w:hanging="360"/>
      </w:pPr>
      <w:rPr>
        <w:rFonts w:ascii="Courier New" w:hAnsi="Courier New" w:hint="default"/>
      </w:rPr>
    </w:lvl>
    <w:lvl w:ilvl="8" w:tplc="279ACD08">
      <w:start w:val="1"/>
      <w:numFmt w:val="bullet"/>
      <w:lvlText w:val=""/>
      <w:lvlJc w:val="left"/>
      <w:pPr>
        <w:ind w:left="8952" w:hanging="360"/>
      </w:pPr>
      <w:rPr>
        <w:rFonts w:ascii="Wingdings" w:hAnsi="Wingdings" w:hint="default"/>
      </w:rPr>
    </w:lvl>
  </w:abstractNum>
  <w:abstractNum w:abstractNumId="2" w15:restartNumberingAfterBreak="0">
    <w:nsid w:val="0C374901"/>
    <w:multiLevelType w:val="hybridMultilevel"/>
    <w:tmpl w:val="176E5A80"/>
    <w:lvl w:ilvl="0" w:tplc="76A4087A">
      <w:start w:val="1"/>
      <w:numFmt w:val="bullet"/>
      <w:lvlText w:val=""/>
      <w:lvlJc w:val="left"/>
      <w:pPr>
        <w:ind w:left="720" w:hanging="360"/>
      </w:pPr>
      <w:rPr>
        <w:rFonts w:ascii="Symbol" w:hAnsi="Symbol" w:hint="default"/>
      </w:rPr>
    </w:lvl>
    <w:lvl w:ilvl="1" w:tplc="A1DE368C">
      <w:start w:val="1"/>
      <w:numFmt w:val="bullet"/>
      <w:lvlText w:val="o"/>
      <w:lvlJc w:val="left"/>
      <w:pPr>
        <w:ind w:left="1440" w:hanging="360"/>
      </w:pPr>
      <w:rPr>
        <w:rFonts w:ascii="Courier New" w:hAnsi="Courier New" w:hint="default"/>
      </w:rPr>
    </w:lvl>
    <w:lvl w:ilvl="2" w:tplc="104E00AA">
      <w:start w:val="1"/>
      <w:numFmt w:val="bullet"/>
      <w:lvlText w:val=""/>
      <w:lvlJc w:val="left"/>
      <w:pPr>
        <w:ind w:left="2160" w:hanging="360"/>
      </w:pPr>
      <w:rPr>
        <w:rFonts w:ascii="Wingdings" w:hAnsi="Wingdings" w:hint="default"/>
      </w:rPr>
    </w:lvl>
    <w:lvl w:ilvl="3" w:tplc="C0983E30">
      <w:start w:val="1"/>
      <w:numFmt w:val="bullet"/>
      <w:lvlText w:val=""/>
      <w:lvlJc w:val="left"/>
      <w:pPr>
        <w:ind w:left="2880" w:hanging="360"/>
      </w:pPr>
      <w:rPr>
        <w:rFonts w:ascii="Symbol" w:hAnsi="Symbol" w:hint="default"/>
      </w:rPr>
    </w:lvl>
    <w:lvl w:ilvl="4" w:tplc="3132B936">
      <w:start w:val="1"/>
      <w:numFmt w:val="bullet"/>
      <w:lvlText w:val="o"/>
      <w:lvlJc w:val="left"/>
      <w:pPr>
        <w:ind w:left="3600" w:hanging="360"/>
      </w:pPr>
      <w:rPr>
        <w:rFonts w:ascii="Courier New" w:hAnsi="Courier New" w:hint="default"/>
      </w:rPr>
    </w:lvl>
    <w:lvl w:ilvl="5" w:tplc="E17268C0">
      <w:start w:val="1"/>
      <w:numFmt w:val="bullet"/>
      <w:lvlText w:val=""/>
      <w:lvlJc w:val="left"/>
      <w:pPr>
        <w:ind w:left="4320" w:hanging="360"/>
      </w:pPr>
      <w:rPr>
        <w:rFonts w:ascii="Wingdings" w:hAnsi="Wingdings" w:hint="default"/>
      </w:rPr>
    </w:lvl>
    <w:lvl w:ilvl="6" w:tplc="EA927D5E">
      <w:start w:val="1"/>
      <w:numFmt w:val="bullet"/>
      <w:lvlText w:val=""/>
      <w:lvlJc w:val="left"/>
      <w:pPr>
        <w:ind w:left="5040" w:hanging="360"/>
      </w:pPr>
      <w:rPr>
        <w:rFonts w:ascii="Symbol" w:hAnsi="Symbol" w:hint="default"/>
      </w:rPr>
    </w:lvl>
    <w:lvl w:ilvl="7" w:tplc="F490E308">
      <w:start w:val="1"/>
      <w:numFmt w:val="bullet"/>
      <w:lvlText w:val="o"/>
      <w:lvlJc w:val="left"/>
      <w:pPr>
        <w:ind w:left="5760" w:hanging="360"/>
      </w:pPr>
      <w:rPr>
        <w:rFonts w:ascii="Courier New" w:hAnsi="Courier New" w:hint="default"/>
      </w:rPr>
    </w:lvl>
    <w:lvl w:ilvl="8" w:tplc="54E07F70">
      <w:start w:val="1"/>
      <w:numFmt w:val="bullet"/>
      <w:lvlText w:val=""/>
      <w:lvlJc w:val="left"/>
      <w:pPr>
        <w:ind w:left="6480" w:hanging="360"/>
      </w:pPr>
      <w:rPr>
        <w:rFonts w:ascii="Wingdings" w:hAnsi="Wingdings" w:hint="default"/>
      </w:rPr>
    </w:lvl>
  </w:abstractNum>
  <w:abstractNum w:abstractNumId="3" w15:restartNumberingAfterBreak="0">
    <w:nsid w:val="1032CDB8"/>
    <w:multiLevelType w:val="hybridMultilevel"/>
    <w:tmpl w:val="FFFFFFFF"/>
    <w:lvl w:ilvl="0" w:tplc="70981530">
      <w:start w:val="1"/>
      <w:numFmt w:val="decimal"/>
      <w:lvlText w:val="%1."/>
      <w:lvlJc w:val="left"/>
      <w:pPr>
        <w:ind w:left="720" w:hanging="360"/>
      </w:pPr>
    </w:lvl>
    <w:lvl w:ilvl="1" w:tplc="36547BE2">
      <w:start w:val="1"/>
      <w:numFmt w:val="lowerLetter"/>
      <w:lvlText w:val="%2."/>
      <w:lvlJc w:val="left"/>
      <w:pPr>
        <w:ind w:left="1440" w:hanging="360"/>
      </w:pPr>
    </w:lvl>
    <w:lvl w:ilvl="2" w:tplc="ECB0D6BE">
      <w:start w:val="1"/>
      <w:numFmt w:val="lowerRoman"/>
      <w:lvlText w:val="%3."/>
      <w:lvlJc w:val="right"/>
      <w:pPr>
        <w:ind w:left="2160" w:hanging="180"/>
      </w:pPr>
    </w:lvl>
    <w:lvl w:ilvl="3" w:tplc="F0E04F26">
      <w:start w:val="1"/>
      <w:numFmt w:val="decimal"/>
      <w:lvlText w:val="%4."/>
      <w:lvlJc w:val="left"/>
      <w:pPr>
        <w:ind w:left="2880" w:hanging="360"/>
      </w:pPr>
    </w:lvl>
    <w:lvl w:ilvl="4" w:tplc="F7680672">
      <w:start w:val="1"/>
      <w:numFmt w:val="lowerLetter"/>
      <w:lvlText w:val="%5."/>
      <w:lvlJc w:val="left"/>
      <w:pPr>
        <w:ind w:left="3600" w:hanging="360"/>
      </w:pPr>
    </w:lvl>
    <w:lvl w:ilvl="5" w:tplc="AFE2DDEA">
      <w:start w:val="1"/>
      <w:numFmt w:val="lowerRoman"/>
      <w:lvlText w:val="%6."/>
      <w:lvlJc w:val="right"/>
      <w:pPr>
        <w:ind w:left="4320" w:hanging="180"/>
      </w:pPr>
    </w:lvl>
    <w:lvl w:ilvl="6" w:tplc="110A1EBC">
      <w:start w:val="1"/>
      <w:numFmt w:val="decimal"/>
      <w:lvlText w:val="%7."/>
      <w:lvlJc w:val="left"/>
      <w:pPr>
        <w:ind w:left="5040" w:hanging="360"/>
      </w:pPr>
    </w:lvl>
    <w:lvl w:ilvl="7" w:tplc="97FAE256">
      <w:start w:val="1"/>
      <w:numFmt w:val="lowerLetter"/>
      <w:lvlText w:val="%8."/>
      <w:lvlJc w:val="left"/>
      <w:pPr>
        <w:ind w:left="5760" w:hanging="360"/>
      </w:pPr>
    </w:lvl>
    <w:lvl w:ilvl="8" w:tplc="9098B2AE">
      <w:start w:val="1"/>
      <w:numFmt w:val="lowerRoman"/>
      <w:lvlText w:val="%9."/>
      <w:lvlJc w:val="right"/>
      <w:pPr>
        <w:ind w:left="6480" w:hanging="180"/>
      </w:pPr>
    </w:lvl>
  </w:abstractNum>
  <w:abstractNum w:abstractNumId="4" w15:restartNumberingAfterBreak="0">
    <w:nsid w:val="1180045F"/>
    <w:multiLevelType w:val="multilevel"/>
    <w:tmpl w:val="B69E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FD989"/>
    <w:multiLevelType w:val="hybridMultilevel"/>
    <w:tmpl w:val="227A1A3C"/>
    <w:lvl w:ilvl="0" w:tplc="B6009E36">
      <w:start w:val="1"/>
      <w:numFmt w:val="bullet"/>
      <w:lvlText w:val=""/>
      <w:lvlJc w:val="left"/>
      <w:pPr>
        <w:ind w:left="720" w:hanging="360"/>
      </w:pPr>
      <w:rPr>
        <w:rFonts w:ascii="Symbol" w:hAnsi="Symbol" w:hint="default"/>
      </w:rPr>
    </w:lvl>
    <w:lvl w:ilvl="1" w:tplc="F0A6C8DC">
      <w:start w:val="1"/>
      <w:numFmt w:val="bullet"/>
      <w:lvlText w:val="o"/>
      <w:lvlJc w:val="left"/>
      <w:pPr>
        <w:ind w:left="1440" w:hanging="360"/>
      </w:pPr>
      <w:rPr>
        <w:rFonts w:ascii="Courier New" w:hAnsi="Courier New" w:hint="default"/>
      </w:rPr>
    </w:lvl>
    <w:lvl w:ilvl="2" w:tplc="4A4EE18E">
      <w:start w:val="1"/>
      <w:numFmt w:val="bullet"/>
      <w:lvlText w:val=""/>
      <w:lvlJc w:val="left"/>
      <w:pPr>
        <w:ind w:left="2160" w:hanging="360"/>
      </w:pPr>
      <w:rPr>
        <w:rFonts w:ascii="Wingdings" w:hAnsi="Wingdings" w:hint="default"/>
      </w:rPr>
    </w:lvl>
    <w:lvl w:ilvl="3" w:tplc="C756D754">
      <w:start w:val="1"/>
      <w:numFmt w:val="bullet"/>
      <w:lvlText w:val=""/>
      <w:lvlJc w:val="left"/>
      <w:pPr>
        <w:ind w:left="2880" w:hanging="360"/>
      </w:pPr>
      <w:rPr>
        <w:rFonts w:ascii="Symbol" w:hAnsi="Symbol" w:hint="default"/>
      </w:rPr>
    </w:lvl>
    <w:lvl w:ilvl="4" w:tplc="425A02EC">
      <w:start w:val="1"/>
      <w:numFmt w:val="bullet"/>
      <w:lvlText w:val="o"/>
      <w:lvlJc w:val="left"/>
      <w:pPr>
        <w:ind w:left="3600" w:hanging="360"/>
      </w:pPr>
      <w:rPr>
        <w:rFonts w:ascii="Courier New" w:hAnsi="Courier New" w:hint="default"/>
      </w:rPr>
    </w:lvl>
    <w:lvl w:ilvl="5" w:tplc="67FA7054">
      <w:start w:val="1"/>
      <w:numFmt w:val="bullet"/>
      <w:lvlText w:val=""/>
      <w:lvlJc w:val="left"/>
      <w:pPr>
        <w:ind w:left="4320" w:hanging="360"/>
      </w:pPr>
      <w:rPr>
        <w:rFonts w:ascii="Wingdings" w:hAnsi="Wingdings" w:hint="default"/>
      </w:rPr>
    </w:lvl>
    <w:lvl w:ilvl="6" w:tplc="A83E0090">
      <w:start w:val="1"/>
      <w:numFmt w:val="bullet"/>
      <w:lvlText w:val=""/>
      <w:lvlJc w:val="left"/>
      <w:pPr>
        <w:ind w:left="5040" w:hanging="360"/>
      </w:pPr>
      <w:rPr>
        <w:rFonts w:ascii="Symbol" w:hAnsi="Symbol" w:hint="default"/>
      </w:rPr>
    </w:lvl>
    <w:lvl w:ilvl="7" w:tplc="D57A532C">
      <w:start w:val="1"/>
      <w:numFmt w:val="bullet"/>
      <w:lvlText w:val="o"/>
      <w:lvlJc w:val="left"/>
      <w:pPr>
        <w:ind w:left="5760" w:hanging="360"/>
      </w:pPr>
      <w:rPr>
        <w:rFonts w:ascii="Courier New" w:hAnsi="Courier New" w:hint="default"/>
      </w:rPr>
    </w:lvl>
    <w:lvl w:ilvl="8" w:tplc="2E98D24A">
      <w:start w:val="1"/>
      <w:numFmt w:val="bullet"/>
      <w:lvlText w:val=""/>
      <w:lvlJc w:val="left"/>
      <w:pPr>
        <w:ind w:left="6480" w:hanging="360"/>
      </w:pPr>
      <w:rPr>
        <w:rFonts w:ascii="Wingdings" w:hAnsi="Wingdings" w:hint="default"/>
      </w:rPr>
    </w:lvl>
  </w:abstractNum>
  <w:abstractNum w:abstractNumId="6" w15:restartNumberingAfterBreak="0">
    <w:nsid w:val="21573F22"/>
    <w:multiLevelType w:val="hybridMultilevel"/>
    <w:tmpl w:val="B0DA41AC"/>
    <w:lvl w:ilvl="0" w:tplc="DC7CFB84">
      <w:start w:val="1"/>
      <w:numFmt w:val="bullet"/>
      <w:lvlText w:val="-"/>
      <w:lvlJc w:val="left"/>
      <w:pPr>
        <w:ind w:left="3192" w:hanging="360"/>
      </w:pPr>
      <w:rPr>
        <w:rFonts w:ascii="Aptos" w:hAnsi="Aptos" w:hint="default"/>
      </w:rPr>
    </w:lvl>
    <w:lvl w:ilvl="1" w:tplc="A04626DC">
      <w:start w:val="1"/>
      <w:numFmt w:val="bullet"/>
      <w:lvlText w:val="o"/>
      <w:lvlJc w:val="left"/>
      <w:pPr>
        <w:ind w:left="3912" w:hanging="360"/>
      </w:pPr>
      <w:rPr>
        <w:rFonts w:ascii="Courier New" w:hAnsi="Courier New" w:hint="default"/>
      </w:rPr>
    </w:lvl>
    <w:lvl w:ilvl="2" w:tplc="2320E066">
      <w:start w:val="1"/>
      <w:numFmt w:val="bullet"/>
      <w:lvlText w:val=""/>
      <w:lvlJc w:val="left"/>
      <w:pPr>
        <w:ind w:left="4632" w:hanging="360"/>
      </w:pPr>
      <w:rPr>
        <w:rFonts w:ascii="Wingdings" w:hAnsi="Wingdings" w:hint="default"/>
      </w:rPr>
    </w:lvl>
    <w:lvl w:ilvl="3" w:tplc="2B0485BA">
      <w:start w:val="1"/>
      <w:numFmt w:val="bullet"/>
      <w:lvlText w:val=""/>
      <w:lvlJc w:val="left"/>
      <w:pPr>
        <w:ind w:left="5352" w:hanging="360"/>
      </w:pPr>
      <w:rPr>
        <w:rFonts w:ascii="Symbol" w:hAnsi="Symbol" w:hint="default"/>
      </w:rPr>
    </w:lvl>
    <w:lvl w:ilvl="4" w:tplc="CA98D736">
      <w:start w:val="1"/>
      <w:numFmt w:val="bullet"/>
      <w:lvlText w:val="o"/>
      <w:lvlJc w:val="left"/>
      <w:pPr>
        <w:ind w:left="6072" w:hanging="360"/>
      </w:pPr>
      <w:rPr>
        <w:rFonts w:ascii="Courier New" w:hAnsi="Courier New" w:hint="default"/>
      </w:rPr>
    </w:lvl>
    <w:lvl w:ilvl="5" w:tplc="E072FBB4">
      <w:start w:val="1"/>
      <w:numFmt w:val="bullet"/>
      <w:lvlText w:val=""/>
      <w:lvlJc w:val="left"/>
      <w:pPr>
        <w:ind w:left="6792" w:hanging="360"/>
      </w:pPr>
      <w:rPr>
        <w:rFonts w:ascii="Wingdings" w:hAnsi="Wingdings" w:hint="default"/>
      </w:rPr>
    </w:lvl>
    <w:lvl w:ilvl="6" w:tplc="E902B824">
      <w:start w:val="1"/>
      <w:numFmt w:val="bullet"/>
      <w:lvlText w:val=""/>
      <w:lvlJc w:val="left"/>
      <w:pPr>
        <w:ind w:left="7512" w:hanging="360"/>
      </w:pPr>
      <w:rPr>
        <w:rFonts w:ascii="Symbol" w:hAnsi="Symbol" w:hint="default"/>
      </w:rPr>
    </w:lvl>
    <w:lvl w:ilvl="7" w:tplc="BD922806">
      <w:start w:val="1"/>
      <w:numFmt w:val="bullet"/>
      <w:lvlText w:val="o"/>
      <w:lvlJc w:val="left"/>
      <w:pPr>
        <w:ind w:left="8232" w:hanging="360"/>
      </w:pPr>
      <w:rPr>
        <w:rFonts w:ascii="Courier New" w:hAnsi="Courier New" w:hint="default"/>
      </w:rPr>
    </w:lvl>
    <w:lvl w:ilvl="8" w:tplc="E55E00BC">
      <w:start w:val="1"/>
      <w:numFmt w:val="bullet"/>
      <w:lvlText w:val=""/>
      <w:lvlJc w:val="left"/>
      <w:pPr>
        <w:ind w:left="8952" w:hanging="360"/>
      </w:pPr>
      <w:rPr>
        <w:rFonts w:ascii="Wingdings" w:hAnsi="Wingdings" w:hint="default"/>
      </w:rPr>
    </w:lvl>
  </w:abstractNum>
  <w:abstractNum w:abstractNumId="7" w15:restartNumberingAfterBreak="0">
    <w:nsid w:val="22BD6C4A"/>
    <w:multiLevelType w:val="multilevel"/>
    <w:tmpl w:val="457AC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31797"/>
    <w:multiLevelType w:val="hybridMultilevel"/>
    <w:tmpl w:val="FFFFFFFF"/>
    <w:lvl w:ilvl="0" w:tplc="474C9542">
      <w:start w:val="1"/>
      <w:numFmt w:val="bullet"/>
      <w:lvlText w:val="-"/>
      <w:lvlJc w:val="left"/>
      <w:pPr>
        <w:ind w:left="720" w:hanging="360"/>
      </w:pPr>
      <w:rPr>
        <w:rFonts w:ascii="Aptos" w:hAnsi="Aptos" w:hint="default"/>
      </w:rPr>
    </w:lvl>
    <w:lvl w:ilvl="1" w:tplc="A82A021C">
      <w:start w:val="1"/>
      <w:numFmt w:val="bullet"/>
      <w:lvlText w:val="o"/>
      <w:lvlJc w:val="left"/>
      <w:pPr>
        <w:ind w:left="1440" w:hanging="360"/>
      </w:pPr>
      <w:rPr>
        <w:rFonts w:ascii="Courier New" w:hAnsi="Courier New" w:hint="default"/>
      </w:rPr>
    </w:lvl>
    <w:lvl w:ilvl="2" w:tplc="3188A0CC">
      <w:start w:val="1"/>
      <w:numFmt w:val="bullet"/>
      <w:lvlText w:val=""/>
      <w:lvlJc w:val="left"/>
      <w:pPr>
        <w:ind w:left="2160" w:hanging="360"/>
      </w:pPr>
      <w:rPr>
        <w:rFonts w:ascii="Wingdings" w:hAnsi="Wingdings" w:hint="default"/>
      </w:rPr>
    </w:lvl>
    <w:lvl w:ilvl="3" w:tplc="5C42C2C8">
      <w:start w:val="1"/>
      <w:numFmt w:val="bullet"/>
      <w:lvlText w:val=""/>
      <w:lvlJc w:val="left"/>
      <w:pPr>
        <w:ind w:left="2880" w:hanging="360"/>
      </w:pPr>
      <w:rPr>
        <w:rFonts w:ascii="Symbol" w:hAnsi="Symbol" w:hint="default"/>
      </w:rPr>
    </w:lvl>
    <w:lvl w:ilvl="4" w:tplc="1BD8969A">
      <w:start w:val="1"/>
      <w:numFmt w:val="bullet"/>
      <w:lvlText w:val="o"/>
      <w:lvlJc w:val="left"/>
      <w:pPr>
        <w:ind w:left="3600" w:hanging="360"/>
      </w:pPr>
      <w:rPr>
        <w:rFonts w:ascii="Courier New" w:hAnsi="Courier New" w:hint="default"/>
      </w:rPr>
    </w:lvl>
    <w:lvl w:ilvl="5" w:tplc="411670AE">
      <w:start w:val="1"/>
      <w:numFmt w:val="bullet"/>
      <w:lvlText w:val=""/>
      <w:lvlJc w:val="left"/>
      <w:pPr>
        <w:ind w:left="4320" w:hanging="360"/>
      </w:pPr>
      <w:rPr>
        <w:rFonts w:ascii="Wingdings" w:hAnsi="Wingdings" w:hint="default"/>
      </w:rPr>
    </w:lvl>
    <w:lvl w:ilvl="6" w:tplc="672C6E96">
      <w:start w:val="1"/>
      <w:numFmt w:val="bullet"/>
      <w:lvlText w:val=""/>
      <w:lvlJc w:val="left"/>
      <w:pPr>
        <w:ind w:left="5040" w:hanging="360"/>
      </w:pPr>
      <w:rPr>
        <w:rFonts w:ascii="Symbol" w:hAnsi="Symbol" w:hint="default"/>
      </w:rPr>
    </w:lvl>
    <w:lvl w:ilvl="7" w:tplc="DD4C609E">
      <w:start w:val="1"/>
      <w:numFmt w:val="bullet"/>
      <w:lvlText w:val="o"/>
      <w:lvlJc w:val="left"/>
      <w:pPr>
        <w:ind w:left="5760" w:hanging="360"/>
      </w:pPr>
      <w:rPr>
        <w:rFonts w:ascii="Courier New" w:hAnsi="Courier New" w:hint="default"/>
      </w:rPr>
    </w:lvl>
    <w:lvl w:ilvl="8" w:tplc="2BEEB8FE">
      <w:start w:val="1"/>
      <w:numFmt w:val="bullet"/>
      <w:lvlText w:val=""/>
      <w:lvlJc w:val="left"/>
      <w:pPr>
        <w:ind w:left="6480" w:hanging="360"/>
      </w:pPr>
      <w:rPr>
        <w:rFonts w:ascii="Wingdings" w:hAnsi="Wingdings" w:hint="default"/>
      </w:rPr>
    </w:lvl>
  </w:abstractNum>
  <w:abstractNum w:abstractNumId="9" w15:restartNumberingAfterBreak="0">
    <w:nsid w:val="3281CD6F"/>
    <w:multiLevelType w:val="hybridMultilevel"/>
    <w:tmpl w:val="E75A2718"/>
    <w:lvl w:ilvl="0" w:tplc="29D05B1C">
      <w:start w:val="1"/>
      <w:numFmt w:val="bullet"/>
      <w:lvlText w:val="-"/>
      <w:lvlJc w:val="left"/>
      <w:pPr>
        <w:ind w:left="2484" w:hanging="360"/>
      </w:pPr>
      <w:rPr>
        <w:rFonts w:ascii="Aptos" w:hAnsi="Aptos" w:hint="default"/>
      </w:rPr>
    </w:lvl>
    <w:lvl w:ilvl="1" w:tplc="B986E4DE">
      <w:start w:val="1"/>
      <w:numFmt w:val="bullet"/>
      <w:lvlText w:val="o"/>
      <w:lvlJc w:val="left"/>
      <w:pPr>
        <w:ind w:left="3204" w:hanging="360"/>
      </w:pPr>
      <w:rPr>
        <w:rFonts w:ascii="Courier New" w:hAnsi="Courier New" w:hint="default"/>
      </w:rPr>
    </w:lvl>
    <w:lvl w:ilvl="2" w:tplc="A6DCBD68">
      <w:start w:val="1"/>
      <w:numFmt w:val="bullet"/>
      <w:lvlText w:val=""/>
      <w:lvlJc w:val="left"/>
      <w:pPr>
        <w:ind w:left="3924" w:hanging="360"/>
      </w:pPr>
      <w:rPr>
        <w:rFonts w:ascii="Wingdings" w:hAnsi="Wingdings" w:hint="default"/>
      </w:rPr>
    </w:lvl>
    <w:lvl w:ilvl="3" w:tplc="DDC2D686">
      <w:start w:val="1"/>
      <w:numFmt w:val="bullet"/>
      <w:lvlText w:val=""/>
      <w:lvlJc w:val="left"/>
      <w:pPr>
        <w:ind w:left="4644" w:hanging="360"/>
      </w:pPr>
      <w:rPr>
        <w:rFonts w:ascii="Symbol" w:hAnsi="Symbol" w:hint="default"/>
      </w:rPr>
    </w:lvl>
    <w:lvl w:ilvl="4" w:tplc="76283888">
      <w:start w:val="1"/>
      <w:numFmt w:val="bullet"/>
      <w:lvlText w:val="o"/>
      <w:lvlJc w:val="left"/>
      <w:pPr>
        <w:ind w:left="5364" w:hanging="360"/>
      </w:pPr>
      <w:rPr>
        <w:rFonts w:ascii="Courier New" w:hAnsi="Courier New" w:hint="default"/>
      </w:rPr>
    </w:lvl>
    <w:lvl w:ilvl="5" w:tplc="1BB45038">
      <w:start w:val="1"/>
      <w:numFmt w:val="bullet"/>
      <w:lvlText w:val=""/>
      <w:lvlJc w:val="left"/>
      <w:pPr>
        <w:ind w:left="6084" w:hanging="360"/>
      </w:pPr>
      <w:rPr>
        <w:rFonts w:ascii="Wingdings" w:hAnsi="Wingdings" w:hint="default"/>
      </w:rPr>
    </w:lvl>
    <w:lvl w:ilvl="6" w:tplc="DFAA3B4E">
      <w:start w:val="1"/>
      <w:numFmt w:val="bullet"/>
      <w:lvlText w:val=""/>
      <w:lvlJc w:val="left"/>
      <w:pPr>
        <w:ind w:left="6804" w:hanging="360"/>
      </w:pPr>
      <w:rPr>
        <w:rFonts w:ascii="Symbol" w:hAnsi="Symbol" w:hint="default"/>
      </w:rPr>
    </w:lvl>
    <w:lvl w:ilvl="7" w:tplc="8A3ED5CA">
      <w:start w:val="1"/>
      <w:numFmt w:val="bullet"/>
      <w:lvlText w:val="o"/>
      <w:lvlJc w:val="left"/>
      <w:pPr>
        <w:ind w:left="7524" w:hanging="360"/>
      </w:pPr>
      <w:rPr>
        <w:rFonts w:ascii="Courier New" w:hAnsi="Courier New" w:hint="default"/>
      </w:rPr>
    </w:lvl>
    <w:lvl w:ilvl="8" w:tplc="5FA0FF82">
      <w:start w:val="1"/>
      <w:numFmt w:val="bullet"/>
      <w:lvlText w:val=""/>
      <w:lvlJc w:val="left"/>
      <w:pPr>
        <w:ind w:left="8244" w:hanging="360"/>
      </w:pPr>
      <w:rPr>
        <w:rFonts w:ascii="Wingdings" w:hAnsi="Wingdings" w:hint="default"/>
      </w:rPr>
    </w:lvl>
  </w:abstractNum>
  <w:abstractNum w:abstractNumId="10" w15:restartNumberingAfterBreak="0">
    <w:nsid w:val="3636FD34"/>
    <w:multiLevelType w:val="hybridMultilevel"/>
    <w:tmpl w:val="761A5836"/>
    <w:lvl w:ilvl="0" w:tplc="602CF1C8">
      <w:start w:val="1"/>
      <w:numFmt w:val="bullet"/>
      <w:lvlText w:val="-"/>
      <w:lvlJc w:val="left"/>
      <w:pPr>
        <w:ind w:left="2484" w:hanging="360"/>
      </w:pPr>
      <w:rPr>
        <w:rFonts w:ascii="Aptos" w:hAnsi="Aptos" w:hint="default"/>
      </w:rPr>
    </w:lvl>
    <w:lvl w:ilvl="1" w:tplc="1B42F992">
      <w:start w:val="1"/>
      <w:numFmt w:val="bullet"/>
      <w:lvlText w:val="o"/>
      <w:lvlJc w:val="left"/>
      <w:pPr>
        <w:ind w:left="3204" w:hanging="360"/>
      </w:pPr>
      <w:rPr>
        <w:rFonts w:ascii="Courier New" w:hAnsi="Courier New" w:hint="default"/>
      </w:rPr>
    </w:lvl>
    <w:lvl w:ilvl="2" w:tplc="1646F8D2">
      <w:start w:val="1"/>
      <w:numFmt w:val="bullet"/>
      <w:lvlText w:val=""/>
      <w:lvlJc w:val="left"/>
      <w:pPr>
        <w:ind w:left="3924" w:hanging="360"/>
      </w:pPr>
      <w:rPr>
        <w:rFonts w:ascii="Wingdings" w:hAnsi="Wingdings" w:hint="default"/>
      </w:rPr>
    </w:lvl>
    <w:lvl w:ilvl="3" w:tplc="2B002CBC">
      <w:start w:val="1"/>
      <w:numFmt w:val="bullet"/>
      <w:lvlText w:val=""/>
      <w:lvlJc w:val="left"/>
      <w:pPr>
        <w:ind w:left="4644" w:hanging="360"/>
      </w:pPr>
      <w:rPr>
        <w:rFonts w:ascii="Symbol" w:hAnsi="Symbol" w:hint="default"/>
      </w:rPr>
    </w:lvl>
    <w:lvl w:ilvl="4" w:tplc="7D084008">
      <w:start w:val="1"/>
      <w:numFmt w:val="bullet"/>
      <w:lvlText w:val="o"/>
      <w:lvlJc w:val="left"/>
      <w:pPr>
        <w:ind w:left="5364" w:hanging="360"/>
      </w:pPr>
      <w:rPr>
        <w:rFonts w:ascii="Courier New" w:hAnsi="Courier New" w:hint="default"/>
      </w:rPr>
    </w:lvl>
    <w:lvl w:ilvl="5" w:tplc="0018DF10">
      <w:start w:val="1"/>
      <w:numFmt w:val="bullet"/>
      <w:lvlText w:val=""/>
      <w:lvlJc w:val="left"/>
      <w:pPr>
        <w:ind w:left="6084" w:hanging="360"/>
      </w:pPr>
      <w:rPr>
        <w:rFonts w:ascii="Wingdings" w:hAnsi="Wingdings" w:hint="default"/>
      </w:rPr>
    </w:lvl>
    <w:lvl w:ilvl="6" w:tplc="E7FE87A6">
      <w:start w:val="1"/>
      <w:numFmt w:val="bullet"/>
      <w:lvlText w:val=""/>
      <w:lvlJc w:val="left"/>
      <w:pPr>
        <w:ind w:left="6804" w:hanging="360"/>
      </w:pPr>
      <w:rPr>
        <w:rFonts w:ascii="Symbol" w:hAnsi="Symbol" w:hint="default"/>
      </w:rPr>
    </w:lvl>
    <w:lvl w:ilvl="7" w:tplc="65BC6C5E">
      <w:start w:val="1"/>
      <w:numFmt w:val="bullet"/>
      <w:lvlText w:val="o"/>
      <w:lvlJc w:val="left"/>
      <w:pPr>
        <w:ind w:left="7524" w:hanging="360"/>
      </w:pPr>
      <w:rPr>
        <w:rFonts w:ascii="Courier New" w:hAnsi="Courier New" w:hint="default"/>
      </w:rPr>
    </w:lvl>
    <w:lvl w:ilvl="8" w:tplc="C61CA00A">
      <w:start w:val="1"/>
      <w:numFmt w:val="bullet"/>
      <w:lvlText w:val=""/>
      <w:lvlJc w:val="left"/>
      <w:pPr>
        <w:ind w:left="8244" w:hanging="360"/>
      </w:pPr>
      <w:rPr>
        <w:rFonts w:ascii="Wingdings" w:hAnsi="Wingdings" w:hint="default"/>
      </w:rPr>
    </w:lvl>
  </w:abstractNum>
  <w:abstractNum w:abstractNumId="11" w15:restartNumberingAfterBreak="0">
    <w:nsid w:val="3A798029"/>
    <w:multiLevelType w:val="hybridMultilevel"/>
    <w:tmpl w:val="FFFFFFFF"/>
    <w:lvl w:ilvl="0" w:tplc="8104D7E0">
      <w:start w:val="1"/>
      <w:numFmt w:val="bullet"/>
      <w:lvlText w:val=""/>
      <w:lvlJc w:val="left"/>
      <w:pPr>
        <w:ind w:left="720" w:hanging="360"/>
      </w:pPr>
      <w:rPr>
        <w:rFonts w:ascii="Symbol" w:hAnsi="Symbol" w:hint="default"/>
      </w:rPr>
    </w:lvl>
    <w:lvl w:ilvl="1" w:tplc="24EA9C42">
      <w:start w:val="1"/>
      <w:numFmt w:val="bullet"/>
      <w:lvlText w:val="o"/>
      <w:lvlJc w:val="left"/>
      <w:pPr>
        <w:ind w:left="1440" w:hanging="360"/>
      </w:pPr>
      <w:rPr>
        <w:rFonts w:ascii="Courier New" w:hAnsi="Courier New" w:hint="default"/>
      </w:rPr>
    </w:lvl>
    <w:lvl w:ilvl="2" w:tplc="022EE310">
      <w:start w:val="1"/>
      <w:numFmt w:val="bullet"/>
      <w:lvlText w:val=""/>
      <w:lvlJc w:val="left"/>
      <w:pPr>
        <w:ind w:left="2160" w:hanging="360"/>
      </w:pPr>
      <w:rPr>
        <w:rFonts w:ascii="Wingdings" w:hAnsi="Wingdings" w:hint="default"/>
      </w:rPr>
    </w:lvl>
    <w:lvl w:ilvl="3" w:tplc="9FB43DB0">
      <w:start w:val="1"/>
      <w:numFmt w:val="bullet"/>
      <w:lvlText w:val=""/>
      <w:lvlJc w:val="left"/>
      <w:pPr>
        <w:ind w:left="2880" w:hanging="360"/>
      </w:pPr>
      <w:rPr>
        <w:rFonts w:ascii="Symbol" w:hAnsi="Symbol" w:hint="default"/>
      </w:rPr>
    </w:lvl>
    <w:lvl w:ilvl="4" w:tplc="198C4F50">
      <w:start w:val="1"/>
      <w:numFmt w:val="bullet"/>
      <w:lvlText w:val="o"/>
      <w:lvlJc w:val="left"/>
      <w:pPr>
        <w:ind w:left="3600" w:hanging="360"/>
      </w:pPr>
      <w:rPr>
        <w:rFonts w:ascii="Courier New" w:hAnsi="Courier New" w:hint="default"/>
      </w:rPr>
    </w:lvl>
    <w:lvl w:ilvl="5" w:tplc="15DCF72E">
      <w:start w:val="1"/>
      <w:numFmt w:val="bullet"/>
      <w:lvlText w:val=""/>
      <w:lvlJc w:val="left"/>
      <w:pPr>
        <w:ind w:left="4320" w:hanging="360"/>
      </w:pPr>
      <w:rPr>
        <w:rFonts w:ascii="Wingdings" w:hAnsi="Wingdings" w:hint="default"/>
      </w:rPr>
    </w:lvl>
    <w:lvl w:ilvl="6" w:tplc="2CBC9B1E">
      <w:start w:val="1"/>
      <w:numFmt w:val="bullet"/>
      <w:lvlText w:val=""/>
      <w:lvlJc w:val="left"/>
      <w:pPr>
        <w:ind w:left="5040" w:hanging="360"/>
      </w:pPr>
      <w:rPr>
        <w:rFonts w:ascii="Symbol" w:hAnsi="Symbol" w:hint="default"/>
      </w:rPr>
    </w:lvl>
    <w:lvl w:ilvl="7" w:tplc="5FE8AC28">
      <w:start w:val="1"/>
      <w:numFmt w:val="bullet"/>
      <w:lvlText w:val="o"/>
      <w:lvlJc w:val="left"/>
      <w:pPr>
        <w:ind w:left="5760" w:hanging="360"/>
      </w:pPr>
      <w:rPr>
        <w:rFonts w:ascii="Courier New" w:hAnsi="Courier New" w:hint="default"/>
      </w:rPr>
    </w:lvl>
    <w:lvl w:ilvl="8" w:tplc="033C6F02">
      <w:start w:val="1"/>
      <w:numFmt w:val="bullet"/>
      <w:lvlText w:val=""/>
      <w:lvlJc w:val="left"/>
      <w:pPr>
        <w:ind w:left="6480" w:hanging="360"/>
      </w:pPr>
      <w:rPr>
        <w:rFonts w:ascii="Wingdings" w:hAnsi="Wingdings" w:hint="default"/>
      </w:rPr>
    </w:lvl>
  </w:abstractNum>
  <w:abstractNum w:abstractNumId="12" w15:restartNumberingAfterBreak="0">
    <w:nsid w:val="40FB13DE"/>
    <w:multiLevelType w:val="hybridMultilevel"/>
    <w:tmpl w:val="DD54851C"/>
    <w:lvl w:ilvl="0" w:tplc="0D8E4CC8">
      <w:start w:val="1"/>
      <w:numFmt w:val="bullet"/>
      <w:lvlText w:val=""/>
      <w:lvlJc w:val="left"/>
      <w:pPr>
        <w:ind w:left="720" w:hanging="360"/>
      </w:pPr>
      <w:rPr>
        <w:rFonts w:ascii="Symbol" w:hAnsi="Symbol" w:hint="default"/>
      </w:rPr>
    </w:lvl>
    <w:lvl w:ilvl="1" w:tplc="0A4EAA76">
      <w:start w:val="1"/>
      <w:numFmt w:val="bullet"/>
      <w:lvlText w:val="o"/>
      <w:lvlJc w:val="left"/>
      <w:pPr>
        <w:ind w:left="1440" w:hanging="360"/>
      </w:pPr>
      <w:rPr>
        <w:rFonts w:ascii="Courier New" w:hAnsi="Courier New" w:hint="default"/>
      </w:rPr>
    </w:lvl>
    <w:lvl w:ilvl="2" w:tplc="FB78B72C">
      <w:start w:val="1"/>
      <w:numFmt w:val="bullet"/>
      <w:lvlText w:val=""/>
      <w:lvlJc w:val="left"/>
      <w:pPr>
        <w:ind w:left="2160" w:hanging="360"/>
      </w:pPr>
      <w:rPr>
        <w:rFonts w:ascii="Wingdings" w:hAnsi="Wingdings" w:hint="default"/>
      </w:rPr>
    </w:lvl>
    <w:lvl w:ilvl="3" w:tplc="C0282F7C">
      <w:start w:val="1"/>
      <w:numFmt w:val="bullet"/>
      <w:lvlText w:val=""/>
      <w:lvlJc w:val="left"/>
      <w:pPr>
        <w:ind w:left="2880" w:hanging="360"/>
      </w:pPr>
      <w:rPr>
        <w:rFonts w:ascii="Symbol" w:hAnsi="Symbol" w:hint="default"/>
      </w:rPr>
    </w:lvl>
    <w:lvl w:ilvl="4" w:tplc="FC643BD6">
      <w:start w:val="1"/>
      <w:numFmt w:val="bullet"/>
      <w:lvlText w:val="o"/>
      <w:lvlJc w:val="left"/>
      <w:pPr>
        <w:ind w:left="3600" w:hanging="360"/>
      </w:pPr>
      <w:rPr>
        <w:rFonts w:ascii="Courier New" w:hAnsi="Courier New" w:hint="default"/>
      </w:rPr>
    </w:lvl>
    <w:lvl w:ilvl="5" w:tplc="13F857C6">
      <w:start w:val="1"/>
      <w:numFmt w:val="bullet"/>
      <w:lvlText w:val=""/>
      <w:lvlJc w:val="left"/>
      <w:pPr>
        <w:ind w:left="4320" w:hanging="360"/>
      </w:pPr>
      <w:rPr>
        <w:rFonts w:ascii="Wingdings" w:hAnsi="Wingdings" w:hint="default"/>
      </w:rPr>
    </w:lvl>
    <w:lvl w:ilvl="6" w:tplc="C03440B2">
      <w:start w:val="1"/>
      <w:numFmt w:val="bullet"/>
      <w:lvlText w:val=""/>
      <w:lvlJc w:val="left"/>
      <w:pPr>
        <w:ind w:left="5040" w:hanging="360"/>
      </w:pPr>
      <w:rPr>
        <w:rFonts w:ascii="Symbol" w:hAnsi="Symbol" w:hint="default"/>
      </w:rPr>
    </w:lvl>
    <w:lvl w:ilvl="7" w:tplc="6674E71E">
      <w:start w:val="1"/>
      <w:numFmt w:val="bullet"/>
      <w:lvlText w:val="o"/>
      <w:lvlJc w:val="left"/>
      <w:pPr>
        <w:ind w:left="5760" w:hanging="360"/>
      </w:pPr>
      <w:rPr>
        <w:rFonts w:ascii="Courier New" w:hAnsi="Courier New" w:hint="default"/>
      </w:rPr>
    </w:lvl>
    <w:lvl w:ilvl="8" w:tplc="F6AE23CE">
      <w:start w:val="1"/>
      <w:numFmt w:val="bullet"/>
      <w:lvlText w:val=""/>
      <w:lvlJc w:val="left"/>
      <w:pPr>
        <w:ind w:left="6480" w:hanging="360"/>
      </w:pPr>
      <w:rPr>
        <w:rFonts w:ascii="Wingdings" w:hAnsi="Wingdings" w:hint="default"/>
      </w:rPr>
    </w:lvl>
  </w:abstractNum>
  <w:abstractNum w:abstractNumId="13" w15:restartNumberingAfterBreak="0">
    <w:nsid w:val="47D62353"/>
    <w:multiLevelType w:val="hybridMultilevel"/>
    <w:tmpl w:val="4F8C403E"/>
    <w:lvl w:ilvl="0" w:tplc="F5543E6E">
      <w:start w:val="1"/>
      <w:numFmt w:val="bullet"/>
      <w:lvlText w:val=""/>
      <w:lvlJc w:val="left"/>
      <w:pPr>
        <w:ind w:left="720" w:hanging="360"/>
      </w:pPr>
      <w:rPr>
        <w:rFonts w:ascii="Symbol" w:hAnsi="Symbol" w:hint="default"/>
      </w:rPr>
    </w:lvl>
    <w:lvl w:ilvl="1" w:tplc="68D2E152">
      <w:start w:val="1"/>
      <w:numFmt w:val="bullet"/>
      <w:lvlText w:val="o"/>
      <w:lvlJc w:val="left"/>
      <w:pPr>
        <w:ind w:left="1440" w:hanging="360"/>
      </w:pPr>
      <w:rPr>
        <w:rFonts w:ascii="Courier New" w:hAnsi="Courier New" w:hint="default"/>
      </w:rPr>
    </w:lvl>
    <w:lvl w:ilvl="2" w:tplc="8B2E0F18">
      <w:start w:val="1"/>
      <w:numFmt w:val="bullet"/>
      <w:lvlText w:val=""/>
      <w:lvlJc w:val="left"/>
      <w:pPr>
        <w:ind w:left="2160" w:hanging="360"/>
      </w:pPr>
      <w:rPr>
        <w:rFonts w:ascii="Wingdings" w:hAnsi="Wingdings" w:hint="default"/>
      </w:rPr>
    </w:lvl>
    <w:lvl w:ilvl="3" w:tplc="56FA10EA">
      <w:start w:val="1"/>
      <w:numFmt w:val="bullet"/>
      <w:lvlText w:val=""/>
      <w:lvlJc w:val="left"/>
      <w:pPr>
        <w:ind w:left="2880" w:hanging="360"/>
      </w:pPr>
      <w:rPr>
        <w:rFonts w:ascii="Wingdings" w:hAnsi="Wingdings" w:hint="default"/>
      </w:rPr>
    </w:lvl>
    <w:lvl w:ilvl="4" w:tplc="34DC6C6A">
      <w:start w:val="1"/>
      <w:numFmt w:val="bullet"/>
      <w:lvlText w:val="o"/>
      <w:lvlJc w:val="left"/>
      <w:pPr>
        <w:ind w:left="3600" w:hanging="360"/>
      </w:pPr>
      <w:rPr>
        <w:rFonts w:ascii="Courier New" w:hAnsi="Courier New" w:hint="default"/>
      </w:rPr>
    </w:lvl>
    <w:lvl w:ilvl="5" w:tplc="BD445BF6">
      <w:start w:val="1"/>
      <w:numFmt w:val="bullet"/>
      <w:lvlText w:val=""/>
      <w:lvlJc w:val="left"/>
      <w:pPr>
        <w:ind w:left="4320" w:hanging="360"/>
      </w:pPr>
      <w:rPr>
        <w:rFonts w:ascii="Wingdings" w:hAnsi="Wingdings" w:hint="default"/>
      </w:rPr>
    </w:lvl>
    <w:lvl w:ilvl="6" w:tplc="4FD63B46">
      <w:start w:val="1"/>
      <w:numFmt w:val="bullet"/>
      <w:lvlText w:val=""/>
      <w:lvlJc w:val="left"/>
      <w:pPr>
        <w:ind w:left="5040" w:hanging="360"/>
      </w:pPr>
      <w:rPr>
        <w:rFonts w:ascii="Symbol" w:hAnsi="Symbol" w:hint="default"/>
      </w:rPr>
    </w:lvl>
    <w:lvl w:ilvl="7" w:tplc="7D549856">
      <w:start w:val="1"/>
      <w:numFmt w:val="bullet"/>
      <w:lvlText w:val="o"/>
      <w:lvlJc w:val="left"/>
      <w:pPr>
        <w:ind w:left="5760" w:hanging="360"/>
      </w:pPr>
      <w:rPr>
        <w:rFonts w:ascii="Courier New" w:hAnsi="Courier New" w:hint="default"/>
      </w:rPr>
    </w:lvl>
    <w:lvl w:ilvl="8" w:tplc="C460213C">
      <w:start w:val="1"/>
      <w:numFmt w:val="bullet"/>
      <w:lvlText w:val=""/>
      <w:lvlJc w:val="left"/>
      <w:pPr>
        <w:ind w:left="6480" w:hanging="360"/>
      </w:pPr>
      <w:rPr>
        <w:rFonts w:ascii="Wingdings" w:hAnsi="Wingdings" w:hint="default"/>
      </w:rPr>
    </w:lvl>
  </w:abstractNum>
  <w:abstractNum w:abstractNumId="14" w15:restartNumberingAfterBreak="0">
    <w:nsid w:val="50B87541"/>
    <w:multiLevelType w:val="hybridMultilevel"/>
    <w:tmpl w:val="4F40BF60"/>
    <w:lvl w:ilvl="0" w:tplc="52A60B48">
      <w:start w:val="1"/>
      <w:numFmt w:val="bullet"/>
      <w:lvlText w:val="-"/>
      <w:lvlJc w:val="left"/>
      <w:pPr>
        <w:ind w:left="2484" w:hanging="360"/>
      </w:pPr>
      <w:rPr>
        <w:rFonts w:ascii="Aptos" w:hAnsi="Aptos" w:hint="default"/>
      </w:rPr>
    </w:lvl>
    <w:lvl w:ilvl="1" w:tplc="2BDAAE1E">
      <w:start w:val="1"/>
      <w:numFmt w:val="bullet"/>
      <w:lvlText w:val="o"/>
      <w:lvlJc w:val="left"/>
      <w:pPr>
        <w:ind w:left="3204" w:hanging="360"/>
      </w:pPr>
      <w:rPr>
        <w:rFonts w:ascii="Courier New" w:hAnsi="Courier New" w:hint="default"/>
      </w:rPr>
    </w:lvl>
    <w:lvl w:ilvl="2" w:tplc="5C360E60">
      <w:start w:val="1"/>
      <w:numFmt w:val="bullet"/>
      <w:lvlText w:val=""/>
      <w:lvlJc w:val="left"/>
      <w:pPr>
        <w:ind w:left="3924" w:hanging="360"/>
      </w:pPr>
      <w:rPr>
        <w:rFonts w:ascii="Wingdings" w:hAnsi="Wingdings" w:hint="default"/>
      </w:rPr>
    </w:lvl>
    <w:lvl w:ilvl="3" w:tplc="F6B8B5EA">
      <w:start w:val="1"/>
      <w:numFmt w:val="bullet"/>
      <w:lvlText w:val=""/>
      <w:lvlJc w:val="left"/>
      <w:pPr>
        <w:ind w:left="4644" w:hanging="360"/>
      </w:pPr>
      <w:rPr>
        <w:rFonts w:ascii="Symbol" w:hAnsi="Symbol" w:hint="default"/>
      </w:rPr>
    </w:lvl>
    <w:lvl w:ilvl="4" w:tplc="51800AFA">
      <w:start w:val="1"/>
      <w:numFmt w:val="bullet"/>
      <w:lvlText w:val="o"/>
      <w:lvlJc w:val="left"/>
      <w:pPr>
        <w:ind w:left="5364" w:hanging="360"/>
      </w:pPr>
      <w:rPr>
        <w:rFonts w:ascii="Courier New" w:hAnsi="Courier New" w:hint="default"/>
      </w:rPr>
    </w:lvl>
    <w:lvl w:ilvl="5" w:tplc="67A2328C">
      <w:start w:val="1"/>
      <w:numFmt w:val="bullet"/>
      <w:lvlText w:val=""/>
      <w:lvlJc w:val="left"/>
      <w:pPr>
        <w:ind w:left="6084" w:hanging="360"/>
      </w:pPr>
      <w:rPr>
        <w:rFonts w:ascii="Wingdings" w:hAnsi="Wingdings" w:hint="default"/>
      </w:rPr>
    </w:lvl>
    <w:lvl w:ilvl="6" w:tplc="76B4387C">
      <w:start w:val="1"/>
      <w:numFmt w:val="bullet"/>
      <w:lvlText w:val=""/>
      <w:lvlJc w:val="left"/>
      <w:pPr>
        <w:ind w:left="6804" w:hanging="360"/>
      </w:pPr>
      <w:rPr>
        <w:rFonts w:ascii="Symbol" w:hAnsi="Symbol" w:hint="default"/>
      </w:rPr>
    </w:lvl>
    <w:lvl w:ilvl="7" w:tplc="7A5201D0">
      <w:start w:val="1"/>
      <w:numFmt w:val="bullet"/>
      <w:lvlText w:val="o"/>
      <w:lvlJc w:val="left"/>
      <w:pPr>
        <w:ind w:left="7524" w:hanging="360"/>
      </w:pPr>
      <w:rPr>
        <w:rFonts w:ascii="Courier New" w:hAnsi="Courier New" w:hint="default"/>
      </w:rPr>
    </w:lvl>
    <w:lvl w:ilvl="8" w:tplc="C890BFE2">
      <w:start w:val="1"/>
      <w:numFmt w:val="bullet"/>
      <w:lvlText w:val=""/>
      <w:lvlJc w:val="left"/>
      <w:pPr>
        <w:ind w:left="8244" w:hanging="360"/>
      </w:pPr>
      <w:rPr>
        <w:rFonts w:ascii="Wingdings" w:hAnsi="Wingdings" w:hint="default"/>
      </w:rPr>
    </w:lvl>
  </w:abstractNum>
  <w:abstractNum w:abstractNumId="15" w15:restartNumberingAfterBreak="0">
    <w:nsid w:val="5C63F4E6"/>
    <w:multiLevelType w:val="hybridMultilevel"/>
    <w:tmpl w:val="7B1A12C2"/>
    <w:lvl w:ilvl="0" w:tplc="0072781C">
      <w:start w:val="1"/>
      <w:numFmt w:val="bullet"/>
      <w:lvlText w:val=""/>
      <w:lvlJc w:val="left"/>
      <w:pPr>
        <w:ind w:left="720" w:hanging="360"/>
      </w:pPr>
      <w:rPr>
        <w:rFonts w:ascii="Symbol" w:hAnsi="Symbol" w:hint="default"/>
      </w:rPr>
    </w:lvl>
    <w:lvl w:ilvl="1" w:tplc="3CF84A34">
      <w:start w:val="1"/>
      <w:numFmt w:val="bullet"/>
      <w:lvlText w:val="o"/>
      <w:lvlJc w:val="left"/>
      <w:pPr>
        <w:ind w:left="1440" w:hanging="360"/>
      </w:pPr>
      <w:rPr>
        <w:rFonts w:ascii="Courier New" w:hAnsi="Courier New" w:hint="default"/>
      </w:rPr>
    </w:lvl>
    <w:lvl w:ilvl="2" w:tplc="2EAA7814">
      <w:start w:val="1"/>
      <w:numFmt w:val="bullet"/>
      <w:lvlText w:val=""/>
      <w:lvlJc w:val="left"/>
      <w:pPr>
        <w:ind w:left="2160" w:hanging="360"/>
      </w:pPr>
      <w:rPr>
        <w:rFonts w:ascii="Wingdings" w:hAnsi="Wingdings" w:hint="default"/>
      </w:rPr>
    </w:lvl>
    <w:lvl w:ilvl="3" w:tplc="2A5EE486">
      <w:start w:val="1"/>
      <w:numFmt w:val="bullet"/>
      <w:lvlText w:val=""/>
      <w:lvlJc w:val="left"/>
      <w:pPr>
        <w:ind w:left="2880" w:hanging="360"/>
      </w:pPr>
      <w:rPr>
        <w:rFonts w:ascii="Symbol" w:hAnsi="Symbol" w:hint="default"/>
      </w:rPr>
    </w:lvl>
    <w:lvl w:ilvl="4" w:tplc="78D4D02C">
      <w:start w:val="1"/>
      <w:numFmt w:val="bullet"/>
      <w:lvlText w:val="o"/>
      <w:lvlJc w:val="left"/>
      <w:pPr>
        <w:ind w:left="3600" w:hanging="360"/>
      </w:pPr>
      <w:rPr>
        <w:rFonts w:ascii="Courier New" w:hAnsi="Courier New" w:hint="default"/>
      </w:rPr>
    </w:lvl>
    <w:lvl w:ilvl="5" w:tplc="A47A7BFA">
      <w:start w:val="1"/>
      <w:numFmt w:val="bullet"/>
      <w:lvlText w:val=""/>
      <w:lvlJc w:val="left"/>
      <w:pPr>
        <w:ind w:left="4320" w:hanging="360"/>
      </w:pPr>
      <w:rPr>
        <w:rFonts w:ascii="Wingdings" w:hAnsi="Wingdings" w:hint="default"/>
      </w:rPr>
    </w:lvl>
    <w:lvl w:ilvl="6" w:tplc="8D709D86">
      <w:start w:val="1"/>
      <w:numFmt w:val="bullet"/>
      <w:lvlText w:val=""/>
      <w:lvlJc w:val="left"/>
      <w:pPr>
        <w:ind w:left="5040" w:hanging="360"/>
      </w:pPr>
      <w:rPr>
        <w:rFonts w:ascii="Symbol" w:hAnsi="Symbol" w:hint="default"/>
      </w:rPr>
    </w:lvl>
    <w:lvl w:ilvl="7" w:tplc="BAA6EC82">
      <w:start w:val="1"/>
      <w:numFmt w:val="bullet"/>
      <w:lvlText w:val="o"/>
      <w:lvlJc w:val="left"/>
      <w:pPr>
        <w:ind w:left="5760" w:hanging="360"/>
      </w:pPr>
      <w:rPr>
        <w:rFonts w:ascii="Courier New" w:hAnsi="Courier New" w:hint="default"/>
      </w:rPr>
    </w:lvl>
    <w:lvl w:ilvl="8" w:tplc="BBFEAF82">
      <w:start w:val="1"/>
      <w:numFmt w:val="bullet"/>
      <w:lvlText w:val=""/>
      <w:lvlJc w:val="left"/>
      <w:pPr>
        <w:ind w:left="6480" w:hanging="360"/>
      </w:pPr>
      <w:rPr>
        <w:rFonts w:ascii="Wingdings" w:hAnsi="Wingdings" w:hint="default"/>
      </w:rPr>
    </w:lvl>
  </w:abstractNum>
  <w:abstractNum w:abstractNumId="16" w15:restartNumberingAfterBreak="0">
    <w:nsid w:val="5D3D2584"/>
    <w:multiLevelType w:val="hybridMultilevel"/>
    <w:tmpl w:val="86F03EF0"/>
    <w:lvl w:ilvl="0" w:tplc="F68011AA">
      <w:start w:val="1"/>
      <w:numFmt w:val="bullet"/>
      <w:lvlText w:val=""/>
      <w:lvlJc w:val="left"/>
      <w:pPr>
        <w:ind w:left="720" w:hanging="360"/>
      </w:pPr>
      <w:rPr>
        <w:rFonts w:ascii="Symbol" w:hAnsi="Symbol" w:hint="default"/>
      </w:rPr>
    </w:lvl>
    <w:lvl w:ilvl="1" w:tplc="1436E1E8">
      <w:start w:val="1"/>
      <w:numFmt w:val="bullet"/>
      <w:lvlText w:val="o"/>
      <w:lvlJc w:val="left"/>
      <w:pPr>
        <w:ind w:left="1440" w:hanging="360"/>
      </w:pPr>
      <w:rPr>
        <w:rFonts w:ascii="Courier New" w:hAnsi="Courier New" w:hint="default"/>
      </w:rPr>
    </w:lvl>
    <w:lvl w:ilvl="2" w:tplc="216A3AF2">
      <w:start w:val="1"/>
      <w:numFmt w:val="bullet"/>
      <w:lvlText w:val=""/>
      <w:lvlJc w:val="left"/>
      <w:pPr>
        <w:ind w:left="2160" w:hanging="360"/>
      </w:pPr>
      <w:rPr>
        <w:rFonts w:ascii="Wingdings" w:hAnsi="Wingdings" w:hint="default"/>
      </w:rPr>
    </w:lvl>
    <w:lvl w:ilvl="3" w:tplc="B7560F9A">
      <w:start w:val="1"/>
      <w:numFmt w:val="bullet"/>
      <w:lvlText w:val=""/>
      <w:lvlJc w:val="left"/>
      <w:pPr>
        <w:ind w:left="2880" w:hanging="360"/>
      </w:pPr>
      <w:rPr>
        <w:rFonts w:ascii="Symbol" w:hAnsi="Symbol" w:hint="default"/>
      </w:rPr>
    </w:lvl>
    <w:lvl w:ilvl="4" w:tplc="D5ACBFD6">
      <w:start w:val="1"/>
      <w:numFmt w:val="bullet"/>
      <w:lvlText w:val="o"/>
      <w:lvlJc w:val="left"/>
      <w:pPr>
        <w:ind w:left="3600" w:hanging="360"/>
      </w:pPr>
      <w:rPr>
        <w:rFonts w:ascii="Courier New" w:hAnsi="Courier New" w:hint="default"/>
      </w:rPr>
    </w:lvl>
    <w:lvl w:ilvl="5" w:tplc="F2FA26A2">
      <w:start w:val="1"/>
      <w:numFmt w:val="bullet"/>
      <w:lvlText w:val=""/>
      <w:lvlJc w:val="left"/>
      <w:pPr>
        <w:ind w:left="4320" w:hanging="360"/>
      </w:pPr>
      <w:rPr>
        <w:rFonts w:ascii="Wingdings" w:hAnsi="Wingdings" w:hint="default"/>
      </w:rPr>
    </w:lvl>
    <w:lvl w:ilvl="6" w:tplc="85A8EC70">
      <w:start w:val="1"/>
      <w:numFmt w:val="bullet"/>
      <w:lvlText w:val=""/>
      <w:lvlJc w:val="left"/>
      <w:pPr>
        <w:ind w:left="5040" w:hanging="360"/>
      </w:pPr>
      <w:rPr>
        <w:rFonts w:ascii="Symbol" w:hAnsi="Symbol" w:hint="default"/>
      </w:rPr>
    </w:lvl>
    <w:lvl w:ilvl="7" w:tplc="182E16FE">
      <w:start w:val="1"/>
      <w:numFmt w:val="bullet"/>
      <w:lvlText w:val="o"/>
      <w:lvlJc w:val="left"/>
      <w:pPr>
        <w:ind w:left="5760" w:hanging="360"/>
      </w:pPr>
      <w:rPr>
        <w:rFonts w:ascii="Courier New" w:hAnsi="Courier New" w:hint="default"/>
      </w:rPr>
    </w:lvl>
    <w:lvl w:ilvl="8" w:tplc="59F697BA">
      <w:start w:val="1"/>
      <w:numFmt w:val="bullet"/>
      <w:lvlText w:val=""/>
      <w:lvlJc w:val="left"/>
      <w:pPr>
        <w:ind w:left="6480" w:hanging="360"/>
      </w:pPr>
      <w:rPr>
        <w:rFonts w:ascii="Wingdings" w:hAnsi="Wingdings" w:hint="default"/>
      </w:rPr>
    </w:lvl>
  </w:abstractNum>
  <w:abstractNum w:abstractNumId="17" w15:restartNumberingAfterBreak="0">
    <w:nsid w:val="647C59C7"/>
    <w:multiLevelType w:val="hybridMultilevel"/>
    <w:tmpl w:val="B25A94F2"/>
    <w:lvl w:ilvl="0" w:tplc="826E5CDE">
      <w:start w:val="1"/>
      <w:numFmt w:val="bullet"/>
      <w:lvlText w:val=""/>
      <w:lvlJc w:val="left"/>
      <w:pPr>
        <w:ind w:left="720" w:hanging="360"/>
      </w:pPr>
      <w:rPr>
        <w:rFonts w:ascii="Symbol" w:hAnsi="Symbol" w:hint="default"/>
      </w:rPr>
    </w:lvl>
    <w:lvl w:ilvl="1" w:tplc="22EAC68C">
      <w:start w:val="1"/>
      <w:numFmt w:val="bullet"/>
      <w:lvlText w:val="o"/>
      <w:lvlJc w:val="left"/>
      <w:pPr>
        <w:ind w:left="1440" w:hanging="360"/>
      </w:pPr>
      <w:rPr>
        <w:rFonts w:ascii="Courier New" w:hAnsi="Courier New" w:hint="default"/>
      </w:rPr>
    </w:lvl>
    <w:lvl w:ilvl="2" w:tplc="62861E32">
      <w:start w:val="1"/>
      <w:numFmt w:val="bullet"/>
      <w:lvlText w:val=""/>
      <w:lvlJc w:val="left"/>
      <w:pPr>
        <w:ind w:left="2160" w:hanging="360"/>
      </w:pPr>
      <w:rPr>
        <w:rFonts w:ascii="Wingdings" w:hAnsi="Wingdings" w:hint="default"/>
      </w:rPr>
    </w:lvl>
    <w:lvl w:ilvl="3" w:tplc="CD2E071C">
      <w:start w:val="1"/>
      <w:numFmt w:val="bullet"/>
      <w:lvlText w:val=""/>
      <w:lvlJc w:val="left"/>
      <w:pPr>
        <w:ind w:left="2880" w:hanging="360"/>
      </w:pPr>
      <w:rPr>
        <w:rFonts w:ascii="Symbol" w:hAnsi="Symbol" w:hint="default"/>
      </w:rPr>
    </w:lvl>
    <w:lvl w:ilvl="4" w:tplc="03366F7E">
      <w:start w:val="1"/>
      <w:numFmt w:val="bullet"/>
      <w:lvlText w:val="o"/>
      <w:lvlJc w:val="left"/>
      <w:pPr>
        <w:ind w:left="3600" w:hanging="360"/>
      </w:pPr>
      <w:rPr>
        <w:rFonts w:ascii="Courier New" w:hAnsi="Courier New" w:hint="default"/>
      </w:rPr>
    </w:lvl>
    <w:lvl w:ilvl="5" w:tplc="9822EBE0">
      <w:start w:val="1"/>
      <w:numFmt w:val="bullet"/>
      <w:lvlText w:val=""/>
      <w:lvlJc w:val="left"/>
      <w:pPr>
        <w:ind w:left="4320" w:hanging="360"/>
      </w:pPr>
      <w:rPr>
        <w:rFonts w:ascii="Wingdings" w:hAnsi="Wingdings" w:hint="default"/>
      </w:rPr>
    </w:lvl>
    <w:lvl w:ilvl="6" w:tplc="A7C00D28">
      <w:start w:val="1"/>
      <w:numFmt w:val="bullet"/>
      <w:lvlText w:val=""/>
      <w:lvlJc w:val="left"/>
      <w:pPr>
        <w:ind w:left="5040" w:hanging="360"/>
      </w:pPr>
      <w:rPr>
        <w:rFonts w:ascii="Symbol" w:hAnsi="Symbol" w:hint="default"/>
      </w:rPr>
    </w:lvl>
    <w:lvl w:ilvl="7" w:tplc="0BBEFCE4">
      <w:start w:val="1"/>
      <w:numFmt w:val="bullet"/>
      <w:lvlText w:val="o"/>
      <w:lvlJc w:val="left"/>
      <w:pPr>
        <w:ind w:left="5760" w:hanging="360"/>
      </w:pPr>
      <w:rPr>
        <w:rFonts w:ascii="Courier New" w:hAnsi="Courier New" w:hint="default"/>
      </w:rPr>
    </w:lvl>
    <w:lvl w:ilvl="8" w:tplc="5E76708C">
      <w:start w:val="1"/>
      <w:numFmt w:val="bullet"/>
      <w:lvlText w:val=""/>
      <w:lvlJc w:val="left"/>
      <w:pPr>
        <w:ind w:left="6480" w:hanging="360"/>
      </w:pPr>
      <w:rPr>
        <w:rFonts w:ascii="Wingdings" w:hAnsi="Wingdings" w:hint="default"/>
      </w:rPr>
    </w:lvl>
  </w:abstractNum>
  <w:abstractNum w:abstractNumId="18" w15:restartNumberingAfterBreak="0">
    <w:nsid w:val="69D4F1DA"/>
    <w:multiLevelType w:val="hybridMultilevel"/>
    <w:tmpl w:val="53E4C262"/>
    <w:lvl w:ilvl="0" w:tplc="A47A6C14">
      <w:start w:val="1"/>
      <w:numFmt w:val="bullet"/>
      <w:lvlText w:val="-"/>
      <w:lvlJc w:val="left"/>
      <w:pPr>
        <w:ind w:left="3240" w:hanging="360"/>
      </w:pPr>
      <w:rPr>
        <w:rFonts w:ascii="Aptos" w:hAnsi="Aptos" w:hint="default"/>
      </w:rPr>
    </w:lvl>
    <w:lvl w:ilvl="1" w:tplc="D3E0EB1A">
      <w:start w:val="1"/>
      <w:numFmt w:val="bullet"/>
      <w:lvlText w:val="o"/>
      <w:lvlJc w:val="left"/>
      <w:pPr>
        <w:ind w:left="3960" w:hanging="360"/>
      </w:pPr>
      <w:rPr>
        <w:rFonts w:ascii="Courier New" w:hAnsi="Courier New" w:hint="default"/>
      </w:rPr>
    </w:lvl>
    <w:lvl w:ilvl="2" w:tplc="CFA69F68">
      <w:start w:val="1"/>
      <w:numFmt w:val="bullet"/>
      <w:lvlText w:val=""/>
      <w:lvlJc w:val="left"/>
      <w:pPr>
        <w:ind w:left="4680" w:hanging="360"/>
      </w:pPr>
      <w:rPr>
        <w:rFonts w:ascii="Wingdings" w:hAnsi="Wingdings" w:hint="default"/>
      </w:rPr>
    </w:lvl>
    <w:lvl w:ilvl="3" w:tplc="04C8B26C">
      <w:start w:val="1"/>
      <w:numFmt w:val="bullet"/>
      <w:lvlText w:val=""/>
      <w:lvlJc w:val="left"/>
      <w:pPr>
        <w:ind w:left="5400" w:hanging="360"/>
      </w:pPr>
      <w:rPr>
        <w:rFonts w:ascii="Symbol" w:hAnsi="Symbol" w:hint="default"/>
      </w:rPr>
    </w:lvl>
    <w:lvl w:ilvl="4" w:tplc="539E6708">
      <w:start w:val="1"/>
      <w:numFmt w:val="bullet"/>
      <w:lvlText w:val="o"/>
      <w:lvlJc w:val="left"/>
      <w:pPr>
        <w:ind w:left="6120" w:hanging="360"/>
      </w:pPr>
      <w:rPr>
        <w:rFonts w:ascii="Courier New" w:hAnsi="Courier New" w:hint="default"/>
      </w:rPr>
    </w:lvl>
    <w:lvl w:ilvl="5" w:tplc="11289550">
      <w:start w:val="1"/>
      <w:numFmt w:val="bullet"/>
      <w:lvlText w:val=""/>
      <w:lvlJc w:val="left"/>
      <w:pPr>
        <w:ind w:left="6840" w:hanging="360"/>
      </w:pPr>
      <w:rPr>
        <w:rFonts w:ascii="Wingdings" w:hAnsi="Wingdings" w:hint="default"/>
      </w:rPr>
    </w:lvl>
    <w:lvl w:ilvl="6" w:tplc="BA90E0C4">
      <w:start w:val="1"/>
      <w:numFmt w:val="bullet"/>
      <w:lvlText w:val=""/>
      <w:lvlJc w:val="left"/>
      <w:pPr>
        <w:ind w:left="7560" w:hanging="360"/>
      </w:pPr>
      <w:rPr>
        <w:rFonts w:ascii="Symbol" w:hAnsi="Symbol" w:hint="default"/>
      </w:rPr>
    </w:lvl>
    <w:lvl w:ilvl="7" w:tplc="432AF704">
      <w:start w:val="1"/>
      <w:numFmt w:val="bullet"/>
      <w:lvlText w:val="o"/>
      <w:lvlJc w:val="left"/>
      <w:pPr>
        <w:ind w:left="8280" w:hanging="360"/>
      </w:pPr>
      <w:rPr>
        <w:rFonts w:ascii="Courier New" w:hAnsi="Courier New" w:hint="default"/>
      </w:rPr>
    </w:lvl>
    <w:lvl w:ilvl="8" w:tplc="F644422C">
      <w:start w:val="1"/>
      <w:numFmt w:val="bullet"/>
      <w:lvlText w:val=""/>
      <w:lvlJc w:val="left"/>
      <w:pPr>
        <w:ind w:left="9000" w:hanging="360"/>
      </w:pPr>
      <w:rPr>
        <w:rFonts w:ascii="Wingdings" w:hAnsi="Wingdings" w:hint="default"/>
      </w:rPr>
    </w:lvl>
  </w:abstractNum>
  <w:abstractNum w:abstractNumId="19" w15:restartNumberingAfterBreak="0">
    <w:nsid w:val="6EA70179"/>
    <w:multiLevelType w:val="hybridMultilevel"/>
    <w:tmpl w:val="FFFFFFFF"/>
    <w:lvl w:ilvl="0" w:tplc="8C88C9EE">
      <w:start w:val="1"/>
      <w:numFmt w:val="bullet"/>
      <w:lvlText w:val=""/>
      <w:lvlJc w:val="left"/>
      <w:pPr>
        <w:ind w:left="720" w:hanging="360"/>
      </w:pPr>
      <w:rPr>
        <w:rFonts w:ascii="Symbol" w:hAnsi="Symbol" w:hint="default"/>
      </w:rPr>
    </w:lvl>
    <w:lvl w:ilvl="1" w:tplc="497692A8">
      <w:start w:val="1"/>
      <w:numFmt w:val="bullet"/>
      <w:lvlText w:val="o"/>
      <w:lvlJc w:val="left"/>
      <w:pPr>
        <w:ind w:left="1440" w:hanging="360"/>
      </w:pPr>
      <w:rPr>
        <w:rFonts w:ascii="Courier New" w:hAnsi="Courier New" w:hint="default"/>
      </w:rPr>
    </w:lvl>
    <w:lvl w:ilvl="2" w:tplc="9EA49A58">
      <w:start w:val="1"/>
      <w:numFmt w:val="bullet"/>
      <w:lvlText w:val=""/>
      <w:lvlJc w:val="left"/>
      <w:pPr>
        <w:ind w:left="2160" w:hanging="360"/>
      </w:pPr>
      <w:rPr>
        <w:rFonts w:ascii="Wingdings" w:hAnsi="Wingdings" w:hint="default"/>
      </w:rPr>
    </w:lvl>
    <w:lvl w:ilvl="3" w:tplc="D15A1286">
      <w:start w:val="1"/>
      <w:numFmt w:val="bullet"/>
      <w:lvlText w:val=""/>
      <w:lvlJc w:val="left"/>
      <w:pPr>
        <w:ind w:left="2880" w:hanging="360"/>
      </w:pPr>
      <w:rPr>
        <w:rFonts w:ascii="Symbol" w:hAnsi="Symbol" w:hint="default"/>
      </w:rPr>
    </w:lvl>
    <w:lvl w:ilvl="4" w:tplc="F5D2FC5C">
      <w:start w:val="1"/>
      <w:numFmt w:val="bullet"/>
      <w:lvlText w:val="o"/>
      <w:lvlJc w:val="left"/>
      <w:pPr>
        <w:ind w:left="3600" w:hanging="360"/>
      </w:pPr>
      <w:rPr>
        <w:rFonts w:ascii="Courier New" w:hAnsi="Courier New" w:hint="default"/>
      </w:rPr>
    </w:lvl>
    <w:lvl w:ilvl="5" w:tplc="E38621E6">
      <w:start w:val="1"/>
      <w:numFmt w:val="bullet"/>
      <w:lvlText w:val=""/>
      <w:lvlJc w:val="left"/>
      <w:pPr>
        <w:ind w:left="4320" w:hanging="360"/>
      </w:pPr>
      <w:rPr>
        <w:rFonts w:ascii="Wingdings" w:hAnsi="Wingdings" w:hint="default"/>
      </w:rPr>
    </w:lvl>
    <w:lvl w:ilvl="6" w:tplc="EB1080B0">
      <w:start w:val="1"/>
      <w:numFmt w:val="bullet"/>
      <w:lvlText w:val=""/>
      <w:lvlJc w:val="left"/>
      <w:pPr>
        <w:ind w:left="5040" w:hanging="360"/>
      </w:pPr>
      <w:rPr>
        <w:rFonts w:ascii="Symbol" w:hAnsi="Symbol" w:hint="default"/>
      </w:rPr>
    </w:lvl>
    <w:lvl w:ilvl="7" w:tplc="88F6E994">
      <w:start w:val="1"/>
      <w:numFmt w:val="bullet"/>
      <w:lvlText w:val="o"/>
      <w:lvlJc w:val="left"/>
      <w:pPr>
        <w:ind w:left="5760" w:hanging="360"/>
      </w:pPr>
      <w:rPr>
        <w:rFonts w:ascii="Courier New" w:hAnsi="Courier New" w:hint="default"/>
      </w:rPr>
    </w:lvl>
    <w:lvl w:ilvl="8" w:tplc="685CE71A">
      <w:start w:val="1"/>
      <w:numFmt w:val="bullet"/>
      <w:lvlText w:val=""/>
      <w:lvlJc w:val="left"/>
      <w:pPr>
        <w:ind w:left="6480" w:hanging="360"/>
      </w:pPr>
      <w:rPr>
        <w:rFonts w:ascii="Wingdings" w:hAnsi="Wingdings" w:hint="default"/>
      </w:rPr>
    </w:lvl>
  </w:abstractNum>
  <w:abstractNum w:abstractNumId="20" w15:restartNumberingAfterBreak="0">
    <w:nsid w:val="715D3CA4"/>
    <w:multiLevelType w:val="multilevel"/>
    <w:tmpl w:val="63A8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3A0A4"/>
    <w:multiLevelType w:val="hybridMultilevel"/>
    <w:tmpl w:val="378E95B2"/>
    <w:lvl w:ilvl="0" w:tplc="740EC6E4">
      <w:start w:val="1"/>
      <w:numFmt w:val="bullet"/>
      <w:lvlText w:val=""/>
      <w:lvlJc w:val="left"/>
      <w:pPr>
        <w:ind w:left="720" w:hanging="360"/>
      </w:pPr>
      <w:rPr>
        <w:rFonts w:ascii="Symbol" w:hAnsi="Symbol" w:hint="default"/>
      </w:rPr>
    </w:lvl>
    <w:lvl w:ilvl="1" w:tplc="D51C4848">
      <w:start w:val="1"/>
      <w:numFmt w:val="bullet"/>
      <w:lvlText w:val="o"/>
      <w:lvlJc w:val="left"/>
      <w:pPr>
        <w:ind w:left="1440" w:hanging="360"/>
      </w:pPr>
      <w:rPr>
        <w:rFonts w:ascii="Courier New" w:hAnsi="Courier New" w:hint="default"/>
      </w:rPr>
    </w:lvl>
    <w:lvl w:ilvl="2" w:tplc="3E360C58">
      <w:start w:val="1"/>
      <w:numFmt w:val="bullet"/>
      <w:lvlText w:val=""/>
      <w:lvlJc w:val="left"/>
      <w:pPr>
        <w:ind w:left="2160" w:hanging="360"/>
      </w:pPr>
      <w:rPr>
        <w:rFonts w:ascii="Wingdings" w:hAnsi="Wingdings" w:hint="default"/>
      </w:rPr>
    </w:lvl>
    <w:lvl w:ilvl="3" w:tplc="EBA83824">
      <w:start w:val="1"/>
      <w:numFmt w:val="bullet"/>
      <w:lvlText w:val=""/>
      <w:lvlJc w:val="left"/>
      <w:pPr>
        <w:ind w:left="2880" w:hanging="360"/>
      </w:pPr>
      <w:rPr>
        <w:rFonts w:ascii="Symbol" w:hAnsi="Symbol" w:hint="default"/>
      </w:rPr>
    </w:lvl>
    <w:lvl w:ilvl="4" w:tplc="186649B6">
      <w:start w:val="1"/>
      <w:numFmt w:val="bullet"/>
      <w:lvlText w:val="o"/>
      <w:lvlJc w:val="left"/>
      <w:pPr>
        <w:ind w:left="3600" w:hanging="360"/>
      </w:pPr>
      <w:rPr>
        <w:rFonts w:ascii="Courier New" w:hAnsi="Courier New" w:hint="default"/>
      </w:rPr>
    </w:lvl>
    <w:lvl w:ilvl="5" w:tplc="520E4D64">
      <w:start w:val="1"/>
      <w:numFmt w:val="bullet"/>
      <w:lvlText w:val=""/>
      <w:lvlJc w:val="left"/>
      <w:pPr>
        <w:ind w:left="4320" w:hanging="360"/>
      </w:pPr>
      <w:rPr>
        <w:rFonts w:ascii="Wingdings" w:hAnsi="Wingdings" w:hint="default"/>
      </w:rPr>
    </w:lvl>
    <w:lvl w:ilvl="6" w:tplc="69F2EA40">
      <w:start w:val="1"/>
      <w:numFmt w:val="bullet"/>
      <w:lvlText w:val=""/>
      <w:lvlJc w:val="left"/>
      <w:pPr>
        <w:ind w:left="5040" w:hanging="360"/>
      </w:pPr>
      <w:rPr>
        <w:rFonts w:ascii="Symbol" w:hAnsi="Symbol" w:hint="default"/>
      </w:rPr>
    </w:lvl>
    <w:lvl w:ilvl="7" w:tplc="42E0D8CE">
      <w:start w:val="1"/>
      <w:numFmt w:val="bullet"/>
      <w:lvlText w:val="o"/>
      <w:lvlJc w:val="left"/>
      <w:pPr>
        <w:ind w:left="5760" w:hanging="360"/>
      </w:pPr>
      <w:rPr>
        <w:rFonts w:ascii="Courier New" w:hAnsi="Courier New" w:hint="default"/>
      </w:rPr>
    </w:lvl>
    <w:lvl w:ilvl="8" w:tplc="0382E4FA">
      <w:start w:val="1"/>
      <w:numFmt w:val="bullet"/>
      <w:lvlText w:val=""/>
      <w:lvlJc w:val="left"/>
      <w:pPr>
        <w:ind w:left="6480" w:hanging="360"/>
      </w:pPr>
      <w:rPr>
        <w:rFonts w:ascii="Wingdings" w:hAnsi="Wingdings" w:hint="default"/>
      </w:rPr>
    </w:lvl>
  </w:abstractNum>
  <w:abstractNum w:abstractNumId="22" w15:restartNumberingAfterBreak="0">
    <w:nsid w:val="7350D6CF"/>
    <w:multiLevelType w:val="hybridMultilevel"/>
    <w:tmpl w:val="FFFFFFFF"/>
    <w:lvl w:ilvl="0" w:tplc="A3BAB762">
      <w:start w:val="1"/>
      <w:numFmt w:val="bullet"/>
      <w:lvlText w:val="-"/>
      <w:lvlJc w:val="left"/>
      <w:pPr>
        <w:ind w:left="720" w:hanging="360"/>
      </w:pPr>
      <w:rPr>
        <w:rFonts w:ascii="Aptos" w:hAnsi="Aptos" w:hint="default"/>
      </w:rPr>
    </w:lvl>
    <w:lvl w:ilvl="1" w:tplc="E190EE84">
      <w:start w:val="1"/>
      <w:numFmt w:val="bullet"/>
      <w:lvlText w:val="o"/>
      <w:lvlJc w:val="left"/>
      <w:pPr>
        <w:ind w:left="1440" w:hanging="360"/>
      </w:pPr>
      <w:rPr>
        <w:rFonts w:ascii="Courier New" w:hAnsi="Courier New" w:hint="default"/>
      </w:rPr>
    </w:lvl>
    <w:lvl w:ilvl="2" w:tplc="DBC0DCF4">
      <w:start w:val="1"/>
      <w:numFmt w:val="bullet"/>
      <w:lvlText w:val=""/>
      <w:lvlJc w:val="left"/>
      <w:pPr>
        <w:ind w:left="2160" w:hanging="360"/>
      </w:pPr>
      <w:rPr>
        <w:rFonts w:ascii="Wingdings" w:hAnsi="Wingdings" w:hint="default"/>
      </w:rPr>
    </w:lvl>
    <w:lvl w:ilvl="3" w:tplc="F64679CC">
      <w:start w:val="1"/>
      <w:numFmt w:val="bullet"/>
      <w:lvlText w:val=""/>
      <w:lvlJc w:val="left"/>
      <w:pPr>
        <w:ind w:left="2880" w:hanging="360"/>
      </w:pPr>
      <w:rPr>
        <w:rFonts w:ascii="Symbol" w:hAnsi="Symbol" w:hint="default"/>
      </w:rPr>
    </w:lvl>
    <w:lvl w:ilvl="4" w:tplc="0B02A69C">
      <w:start w:val="1"/>
      <w:numFmt w:val="bullet"/>
      <w:lvlText w:val="o"/>
      <w:lvlJc w:val="left"/>
      <w:pPr>
        <w:ind w:left="3600" w:hanging="360"/>
      </w:pPr>
      <w:rPr>
        <w:rFonts w:ascii="Courier New" w:hAnsi="Courier New" w:hint="default"/>
      </w:rPr>
    </w:lvl>
    <w:lvl w:ilvl="5" w:tplc="5D86500A">
      <w:start w:val="1"/>
      <w:numFmt w:val="bullet"/>
      <w:lvlText w:val=""/>
      <w:lvlJc w:val="left"/>
      <w:pPr>
        <w:ind w:left="4320" w:hanging="360"/>
      </w:pPr>
      <w:rPr>
        <w:rFonts w:ascii="Wingdings" w:hAnsi="Wingdings" w:hint="default"/>
      </w:rPr>
    </w:lvl>
    <w:lvl w:ilvl="6" w:tplc="2772981A">
      <w:start w:val="1"/>
      <w:numFmt w:val="bullet"/>
      <w:lvlText w:val=""/>
      <w:lvlJc w:val="left"/>
      <w:pPr>
        <w:ind w:left="5040" w:hanging="360"/>
      </w:pPr>
      <w:rPr>
        <w:rFonts w:ascii="Symbol" w:hAnsi="Symbol" w:hint="default"/>
      </w:rPr>
    </w:lvl>
    <w:lvl w:ilvl="7" w:tplc="CD0CD792">
      <w:start w:val="1"/>
      <w:numFmt w:val="bullet"/>
      <w:lvlText w:val="o"/>
      <w:lvlJc w:val="left"/>
      <w:pPr>
        <w:ind w:left="5760" w:hanging="360"/>
      </w:pPr>
      <w:rPr>
        <w:rFonts w:ascii="Courier New" w:hAnsi="Courier New" w:hint="default"/>
      </w:rPr>
    </w:lvl>
    <w:lvl w:ilvl="8" w:tplc="9A98349E">
      <w:start w:val="1"/>
      <w:numFmt w:val="bullet"/>
      <w:lvlText w:val=""/>
      <w:lvlJc w:val="left"/>
      <w:pPr>
        <w:ind w:left="6480" w:hanging="360"/>
      </w:pPr>
      <w:rPr>
        <w:rFonts w:ascii="Wingdings" w:hAnsi="Wingdings" w:hint="default"/>
      </w:rPr>
    </w:lvl>
  </w:abstractNum>
  <w:abstractNum w:abstractNumId="23" w15:restartNumberingAfterBreak="0">
    <w:nsid w:val="799FEE02"/>
    <w:multiLevelType w:val="hybridMultilevel"/>
    <w:tmpl w:val="FFFFFFFF"/>
    <w:lvl w:ilvl="0" w:tplc="F3664B0A">
      <w:start w:val="1"/>
      <w:numFmt w:val="decimal"/>
      <w:lvlText w:val="%1."/>
      <w:lvlJc w:val="left"/>
      <w:pPr>
        <w:ind w:left="720" w:hanging="360"/>
      </w:pPr>
    </w:lvl>
    <w:lvl w:ilvl="1" w:tplc="10EC8C16">
      <w:start w:val="1"/>
      <w:numFmt w:val="lowerLetter"/>
      <w:lvlText w:val="%2."/>
      <w:lvlJc w:val="left"/>
      <w:pPr>
        <w:ind w:left="1440" w:hanging="360"/>
      </w:pPr>
    </w:lvl>
    <w:lvl w:ilvl="2" w:tplc="9CB67508">
      <w:start w:val="1"/>
      <w:numFmt w:val="lowerRoman"/>
      <w:lvlText w:val="%3."/>
      <w:lvlJc w:val="right"/>
      <w:pPr>
        <w:ind w:left="2160" w:hanging="180"/>
      </w:pPr>
    </w:lvl>
    <w:lvl w:ilvl="3" w:tplc="4C62E492">
      <w:start w:val="1"/>
      <w:numFmt w:val="decimal"/>
      <w:lvlText w:val="%4."/>
      <w:lvlJc w:val="left"/>
      <w:pPr>
        <w:ind w:left="2880" w:hanging="360"/>
      </w:pPr>
    </w:lvl>
    <w:lvl w:ilvl="4" w:tplc="6A28FC6C">
      <w:start w:val="1"/>
      <w:numFmt w:val="lowerLetter"/>
      <w:lvlText w:val="%5."/>
      <w:lvlJc w:val="left"/>
      <w:pPr>
        <w:ind w:left="3600" w:hanging="360"/>
      </w:pPr>
    </w:lvl>
    <w:lvl w:ilvl="5" w:tplc="691CCEA6">
      <w:start w:val="1"/>
      <w:numFmt w:val="lowerRoman"/>
      <w:lvlText w:val="%6."/>
      <w:lvlJc w:val="right"/>
      <w:pPr>
        <w:ind w:left="4320" w:hanging="180"/>
      </w:pPr>
    </w:lvl>
    <w:lvl w:ilvl="6" w:tplc="752E07C4">
      <w:start w:val="1"/>
      <w:numFmt w:val="decimal"/>
      <w:lvlText w:val="%7."/>
      <w:lvlJc w:val="left"/>
      <w:pPr>
        <w:ind w:left="5040" w:hanging="360"/>
      </w:pPr>
    </w:lvl>
    <w:lvl w:ilvl="7" w:tplc="5E64B1A2">
      <w:start w:val="1"/>
      <w:numFmt w:val="lowerLetter"/>
      <w:lvlText w:val="%8."/>
      <w:lvlJc w:val="left"/>
      <w:pPr>
        <w:ind w:left="5760" w:hanging="360"/>
      </w:pPr>
    </w:lvl>
    <w:lvl w:ilvl="8" w:tplc="3CBED0BC">
      <w:start w:val="1"/>
      <w:numFmt w:val="lowerRoman"/>
      <w:lvlText w:val="%9."/>
      <w:lvlJc w:val="right"/>
      <w:pPr>
        <w:ind w:left="6480" w:hanging="180"/>
      </w:pPr>
    </w:lvl>
  </w:abstractNum>
  <w:num w:numId="1" w16cid:durableId="570845700">
    <w:abstractNumId w:val="2"/>
  </w:num>
  <w:num w:numId="2" w16cid:durableId="2076393722">
    <w:abstractNumId w:val="0"/>
  </w:num>
  <w:num w:numId="3" w16cid:durableId="2102795357">
    <w:abstractNumId w:val="12"/>
  </w:num>
  <w:num w:numId="4" w16cid:durableId="577861881">
    <w:abstractNumId w:val="17"/>
  </w:num>
  <w:num w:numId="5" w16cid:durableId="1045104379">
    <w:abstractNumId w:val="16"/>
  </w:num>
  <w:num w:numId="6" w16cid:durableId="219828258">
    <w:abstractNumId w:val="5"/>
  </w:num>
  <w:num w:numId="7" w16cid:durableId="664162251">
    <w:abstractNumId w:val="21"/>
  </w:num>
  <w:num w:numId="8" w16cid:durableId="1541438601">
    <w:abstractNumId w:val="15"/>
  </w:num>
  <w:num w:numId="9" w16cid:durableId="690884915">
    <w:abstractNumId w:val="14"/>
  </w:num>
  <w:num w:numId="10" w16cid:durableId="1014695056">
    <w:abstractNumId w:val="6"/>
  </w:num>
  <w:num w:numId="11" w16cid:durableId="1725641184">
    <w:abstractNumId w:val="9"/>
  </w:num>
  <w:num w:numId="12" w16cid:durableId="1154681017">
    <w:abstractNumId w:val="10"/>
  </w:num>
  <w:num w:numId="13" w16cid:durableId="1552693513">
    <w:abstractNumId w:val="1"/>
  </w:num>
  <w:num w:numId="14" w16cid:durableId="848252430">
    <w:abstractNumId w:val="18"/>
  </w:num>
  <w:num w:numId="15" w16cid:durableId="2137525046">
    <w:abstractNumId w:val="13"/>
  </w:num>
  <w:num w:numId="16" w16cid:durableId="1847816556">
    <w:abstractNumId w:val="22"/>
  </w:num>
  <w:num w:numId="17" w16cid:durableId="1993175326">
    <w:abstractNumId w:val="19"/>
  </w:num>
  <w:num w:numId="18" w16cid:durableId="5908865">
    <w:abstractNumId w:val="23"/>
  </w:num>
  <w:num w:numId="19" w16cid:durableId="1954053911">
    <w:abstractNumId w:val="3"/>
  </w:num>
  <w:num w:numId="20" w16cid:durableId="1183782535">
    <w:abstractNumId w:val="8"/>
  </w:num>
  <w:num w:numId="21" w16cid:durableId="1694383459">
    <w:abstractNumId w:val="11"/>
  </w:num>
  <w:num w:numId="22" w16cid:durableId="759563861">
    <w:abstractNumId w:val="4"/>
  </w:num>
  <w:num w:numId="23" w16cid:durableId="1465275130">
    <w:abstractNumId w:val="7"/>
  </w:num>
  <w:num w:numId="24" w16cid:durableId="23300846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Geden">
    <w15:presenceInfo w15:providerId="AD" w15:userId="S::oliver.geden_swp-berlin.org#ext#@unioxfordnexus.onmicrosoft.com::69d7d71a-784f-4918-a6d6-284c0d33d3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550C58"/>
    <w:rsid w:val="000012CF"/>
    <w:rsid w:val="00001DF0"/>
    <w:rsid w:val="000073D8"/>
    <w:rsid w:val="00012EEC"/>
    <w:rsid w:val="0001D2C4"/>
    <w:rsid w:val="000203A0"/>
    <w:rsid w:val="00031DE6"/>
    <w:rsid w:val="00035D40"/>
    <w:rsid w:val="0003700C"/>
    <w:rsid w:val="00064C9F"/>
    <w:rsid w:val="00096B58"/>
    <w:rsid w:val="000B17B6"/>
    <w:rsid w:val="000B40BB"/>
    <w:rsid w:val="000D449C"/>
    <w:rsid w:val="00105F83"/>
    <w:rsid w:val="00112CB0"/>
    <w:rsid w:val="001145BF"/>
    <w:rsid w:val="00115409"/>
    <w:rsid w:val="00115E05"/>
    <w:rsid w:val="001172C5"/>
    <w:rsid w:val="00127805"/>
    <w:rsid w:val="00135933"/>
    <w:rsid w:val="001373CD"/>
    <w:rsid w:val="00151944"/>
    <w:rsid w:val="00167FB9"/>
    <w:rsid w:val="0017498E"/>
    <w:rsid w:val="0018026D"/>
    <w:rsid w:val="00183085"/>
    <w:rsid w:val="00187C3D"/>
    <w:rsid w:val="001A29E1"/>
    <w:rsid w:val="001A39C7"/>
    <w:rsid w:val="001A681F"/>
    <w:rsid w:val="001B3BF8"/>
    <w:rsid w:val="001C6EEB"/>
    <w:rsid w:val="001D2BE9"/>
    <w:rsid w:val="001D3AD4"/>
    <w:rsid w:val="001D611B"/>
    <w:rsid w:val="001D76D7"/>
    <w:rsid w:val="001D7926"/>
    <w:rsid w:val="001F0A59"/>
    <w:rsid w:val="00206960"/>
    <w:rsid w:val="00217F90"/>
    <w:rsid w:val="002242FB"/>
    <w:rsid w:val="00237D90"/>
    <w:rsid w:val="00271979"/>
    <w:rsid w:val="00277713"/>
    <w:rsid w:val="00281299"/>
    <w:rsid w:val="00281A46"/>
    <w:rsid w:val="0029444C"/>
    <w:rsid w:val="002D51F3"/>
    <w:rsid w:val="002F2C1D"/>
    <w:rsid w:val="003130D2"/>
    <w:rsid w:val="00314997"/>
    <w:rsid w:val="00314F58"/>
    <w:rsid w:val="00320101"/>
    <w:rsid w:val="003256DA"/>
    <w:rsid w:val="00347E13"/>
    <w:rsid w:val="00351646"/>
    <w:rsid w:val="00364E54"/>
    <w:rsid w:val="00377F33"/>
    <w:rsid w:val="00383200"/>
    <w:rsid w:val="0038758D"/>
    <w:rsid w:val="003A1C44"/>
    <w:rsid w:val="003B792C"/>
    <w:rsid w:val="003B8A3D"/>
    <w:rsid w:val="003C376C"/>
    <w:rsid w:val="003D7D23"/>
    <w:rsid w:val="003E1112"/>
    <w:rsid w:val="003F1952"/>
    <w:rsid w:val="0043F211"/>
    <w:rsid w:val="004515F9"/>
    <w:rsid w:val="004653AE"/>
    <w:rsid w:val="004A1DD8"/>
    <w:rsid w:val="004D5574"/>
    <w:rsid w:val="004F18C1"/>
    <w:rsid w:val="005022E0"/>
    <w:rsid w:val="00510467"/>
    <w:rsid w:val="00527FA0"/>
    <w:rsid w:val="0053073B"/>
    <w:rsid w:val="0053340C"/>
    <w:rsid w:val="0053612A"/>
    <w:rsid w:val="00536468"/>
    <w:rsid w:val="005562BE"/>
    <w:rsid w:val="00557F91"/>
    <w:rsid w:val="00572C4D"/>
    <w:rsid w:val="0057465F"/>
    <w:rsid w:val="005859FA"/>
    <w:rsid w:val="005A06C2"/>
    <w:rsid w:val="005A0BE6"/>
    <w:rsid w:val="005A3632"/>
    <w:rsid w:val="005A4102"/>
    <w:rsid w:val="005E4B2B"/>
    <w:rsid w:val="005F30D2"/>
    <w:rsid w:val="005F57DA"/>
    <w:rsid w:val="00600A63"/>
    <w:rsid w:val="00607003"/>
    <w:rsid w:val="0062379D"/>
    <w:rsid w:val="0064199D"/>
    <w:rsid w:val="00652011"/>
    <w:rsid w:val="00656216"/>
    <w:rsid w:val="006745AB"/>
    <w:rsid w:val="00674F68"/>
    <w:rsid w:val="00690504"/>
    <w:rsid w:val="006916F2"/>
    <w:rsid w:val="00697D89"/>
    <w:rsid w:val="006C54D9"/>
    <w:rsid w:val="006D0EB8"/>
    <w:rsid w:val="006D74EB"/>
    <w:rsid w:val="006D77A2"/>
    <w:rsid w:val="006D7D4A"/>
    <w:rsid w:val="007016D2"/>
    <w:rsid w:val="00702BBE"/>
    <w:rsid w:val="00753FFD"/>
    <w:rsid w:val="0076137E"/>
    <w:rsid w:val="00763364"/>
    <w:rsid w:val="00782D85"/>
    <w:rsid w:val="0079312E"/>
    <w:rsid w:val="007B018F"/>
    <w:rsid w:val="007B6BD4"/>
    <w:rsid w:val="007E237D"/>
    <w:rsid w:val="007E2D23"/>
    <w:rsid w:val="007E61D8"/>
    <w:rsid w:val="00816ADB"/>
    <w:rsid w:val="008231D1"/>
    <w:rsid w:val="00833E8B"/>
    <w:rsid w:val="008434D4"/>
    <w:rsid w:val="00854B2B"/>
    <w:rsid w:val="00854C7F"/>
    <w:rsid w:val="008736FC"/>
    <w:rsid w:val="00880E8A"/>
    <w:rsid w:val="00883F66"/>
    <w:rsid w:val="008A020F"/>
    <w:rsid w:val="008A0547"/>
    <w:rsid w:val="008A09F2"/>
    <w:rsid w:val="008B3261"/>
    <w:rsid w:val="008B51AA"/>
    <w:rsid w:val="008E2573"/>
    <w:rsid w:val="008F1740"/>
    <w:rsid w:val="008F196D"/>
    <w:rsid w:val="008F7BD9"/>
    <w:rsid w:val="00913302"/>
    <w:rsid w:val="009221A9"/>
    <w:rsid w:val="00941CC7"/>
    <w:rsid w:val="00952751"/>
    <w:rsid w:val="00962196"/>
    <w:rsid w:val="009651AE"/>
    <w:rsid w:val="009673C2"/>
    <w:rsid w:val="009842C9"/>
    <w:rsid w:val="00990181"/>
    <w:rsid w:val="009A6415"/>
    <w:rsid w:val="009C258F"/>
    <w:rsid w:val="009D2D7E"/>
    <w:rsid w:val="009D56BE"/>
    <w:rsid w:val="009EDE6D"/>
    <w:rsid w:val="00A56616"/>
    <w:rsid w:val="00A576D6"/>
    <w:rsid w:val="00A70927"/>
    <w:rsid w:val="00A82982"/>
    <w:rsid w:val="00A86CC9"/>
    <w:rsid w:val="00AC4494"/>
    <w:rsid w:val="00AC55E4"/>
    <w:rsid w:val="00AD58D5"/>
    <w:rsid w:val="00B00155"/>
    <w:rsid w:val="00B16779"/>
    <w:rsid w:val="00B21F44"/>
    <w:rsid w:val="00B32294"/>
    <w:rsid w:val="00B445AA"/>
    <w:rsid w:val="00B77188"/>
    <w:rsid w:val="00B7C09A"/>
    <w:rsid w:val="00B95454"/>
    <w:rsid w:val="00B96F60"/>
    <w:rsid w:val="00BA5CA9"/>
    <w:rsid w:val="00BA5D1C"/>
    <w:rsid w:val="00BB1896"/>
    <w:rsid w:val="00BB248E"/>
    <w:rsid w:val="00BB2845"/>
    <w:rsid w:val="00BF318D"/>
    <w:rsid w:val="00C02D6A"/>
    <w:rsid w:val="00C43275"/>
    <w:rsid w:val="00C573F7"/>
    <w:rsid w:val="00C648D1"/>
    <w:rsid w:val="00C80FC7"/>
    <w:rsid w:val="00C85414"/>
    <w:rsid w:val="00C96256"/>
    <w:rsid w:val="00CA5D6E"/>
    <w:rsid w:val="00CC23E1"/>
    <w:rsid w:val="00CD117A"/>
    <w:rsid w:val="00CD56C8"/>
    <w:rsid w:val="00CF012D"/>
    <w:rsid w:val="00D05584"/>
    <w:rsid w:val="00D05FB5"/>
    <w:rsid w:val="00D300A9"/>
    <w:rsid w:val="00D34450"/>
    <w:rsid w:val="00D36FF8"/>
    <w:rsid w:val="00D675F5"/>
    <w:rsid w:val="00D81FD0"/>
    <w:rsid w:val="00D97762"/>
    <w:rsid w:val="00D97823"/>
    <w:rsid w:val="00DB24DC"/>
    <w:rsid w:val="00DB4E3B"/>
    <w:rsid w:val="00DC4674"/>
    <w:rsid w:val="00DF0640"/>
    <w:rsid w:val="00DF2A97"/>
    <w:rsid w:val="00E00019"/>
    <w:rsid w:val="00E12243"/>
    <w:rsid w:val="00E27773"/>
    <w:rsid w:val="00E4383A"/>
    <w:rsid w:val="00E47B12"/>
    <w:rsid w:val="00E5108C"/>
    <w:rsid w:val="00E53184"/>
    <w:rsid w:val="00E647AB"/>
    <w:rsid w:val="00E75246"/>
    <w:rsid w:val="00E753D3"/>
    <w:rsid w:val="00E7602B"/>
    <w:rsid w:val="00E950E7"/>
    <w:rsid w:val="00EA3895"/>
    <w:rsid w:val="00EC40F8"/>
    <w:rsid w:val="00ED22E5"/>
    <w:rsid w:val="00EF1609"/>
    <w:rsid w:val="00EF1B0D"/>
    <w:rsid w:val="00EF47F5"/>
    <w:rsid w:val="00EF6694"/>
    <w:rsid w:val="00F12479"/>
    <w:rsid w:val="00F12F92"/>
    <w:rsid w:val="00F25CD1"/>
    <w:rsid w:val="00F81B47"/>
    <w:rsid w:val="00FB5604"/>
    <w:rsid w:val="00FE5B52"/>
    <w:rsid w:val="013ACDD3"/>
    <w:rsid w:val="013EABB0"/>
    <w:rsid w:val="01441379"/>
    <w:rsid w:val="016D9179"/>
    <w:rsid w:val="01A0366E"/>
    <w:rsid w:val="01BA3A23"/>
    <w:rsid w:val="01C1D03C"/>
    <w:rsid w:val="01C8A32F"/>
    <w:rsid w:val="01CC6210"/>
    <w:rsid w:val="01EB8B79"/>
    <w:rsid w:val="0232399E"/>
    <w:rsid w:val="02423047"/>
    <w:rsid w:val="0277D888"/>
    <w:rsid w:val="02BC4410"/>
    <w:rsid w:val="02E92D91"/>
    <w:rsid w:val="02FA2E45"/>
    <w:rsid w:val="031967CE"/>
    <w:rsid w:val="035D372B"/>
    <w:rsid w:val="0363A037"/>
    <w:rsid w:val="036A0CC8"/>
    <w:rsid w:val="038FA5D1"/>
    <w:rsid w:val="0391A1C8"/>
    <w:rsid w:val="03F0FF80"/>
    <w:rsid w:val="042ADA25"/>
    <w:rsid w:val="042C793F"/>
    <w:rsid w:val="04633242"/>
    <w:rsid w:val="0485E981"/>
    <w:rsid w:val="04D9E19B"/>
    <w:rsid w:val="04E8D9D0"/>
    <w:rsid w:val="04F2DE61"/>
    <w:rsid w:val="052E8AB2"/>
    <w:rsid w:val="05668012"/>
    <w:rsid w:val="05E718E8"/>
    <w:rsid w:val="0648658E"/>
    <w:rsid w:val="06747D48"/>
    <w:rsid w:val="067E6C11"/>
    <w:rsid w:val="06822421"/>
    <w:rsid w:val="06BC9ECB"/>
    <w:rsid w:val="071E65D7"/>
    <w:rsid w:val="0733A5B7"/>
    <w:rsid w:val="07360BB7"/>
    <w:rsid w:val="076C03F5"/>
    <w:rsid w:val="07734912"/>
    <w:rsid w:val="07BDB5B3"/>
    <w:rsid w:val="07C14C0B"/>
    <w:rsid w:val="07C7F77E"/>
    <w:rsid w:val="07D3EC24"/>
    <w:rsid w:val="07EC1040"/>
    <w:rsid w:val="0847B74D"/>
    <w:rsid w:val="08A4DAA9"/>
    <w:rsid w:val="093BC13D"/>
    <w:rsid w:val="0960EFC0"/>
    <w:rsid w:val="09775754"/>
    <w:rsid w:val="09CFE392"/>
    <w:rsid w:val="09EE18C4"/>
    <w:rsid w:val="09F922A3"/>
    <w:rsid w:val="0A18A947"/>
    <w:rsid w:val="0A3C178C"/>
    <w:rsid w:val="0A50EEDD"/>
    <w:rsid w:val="0A53F7B4"/>
    <w:rsid w:val="0A76C127"/>
    <w:rsid w:val="0A9BC48F"/>
    <w:rsid w:val="0AC1D58C"/>
    <w:rsid w:val="0AC1EEB7"/>
    <w:rsid w:val="0AC66611"/>
    <w:rsid w:val="0ACF1E19"/>
    <w:rsid w:val="0AE02A0F"/>
    <w:rsid w:val="0AEBDC94"/>
    <w:rsid w:val="0B091FC7"/>
    <w:rsid w:val="0B170ACB"/>
    <w:rsid w:val="0B671D7B"/>
    <w:rsid w:val="0B91BF33"/>
    <w:rsid w:val="0B946631"/>
    <w:rsid w:val="0BAF4D67"/>
    <w:rsid w:val="0BDD0510"/>
    <w:rsid w:val="0C1376A0"/>
    <w:rsid w:val="0C438937"/>
    <w:rsid w:val="0C68C9C1"/>
    <w:rsid w:val="0C737FD9"/>
    <w:rsid w:val="0C8709BA"/>
    <w:rsid w:val="0CD496D0"/>
    <w:rsid w:val="0CDB0ABB"/>
    <w:rsid w:val="0D09FAFA"/>
    <w:rsid w:val="0D2FA635"/>
    <w:rsid w:val="0D50C9EC"/>
    <w:rsid w:val="0DF20088"/>
    <w:rsid w:val="0E271518"/>
    <w:rsid w:val="0E2838E2"/>
    <w:rsid w:val="0E904975"/>
    <w:rsid w:val="0E9840BD"/>
    <w:rsid w:val="0EAAA7B7"/>
    <w:rsid w:val="0EB0A2DD"/>
    <w:rsid w:val="0EB16E4F"/>
    <w:rsid w:val="0EB67A1B"/>
    <w:rsid w:val="0EC27511"/>
    <w:rsid w:val="0EF84C85"/>
    <w:rsid w:val="0F3CF8EC"/>
    <w:rsid w:val="0F67A39E"/>
    <w:rsid w:val="0F813F62"/>
    <w:rsid w:val="0F8F7066"/>
    <w:rsid w:val="0FDF7116"/>
    <w:rsid w:val="0FF6780F"/>
    <w:rsid w:val="101E16F7"/>
    <w:rsid w:val="102A310C"/>
    <w:rsid w:val="1043FA11"/>
    <w:rsid w:val="104A4727"/>
    <w:rsid w:val="1090B6CB"/>
    <w:rsid w:val="10959628"/>
    <w:rsid w:val="10B35F27"/>
    <w:rsid w:val="110AF945"/>
    <w:rsid w:val="111D255C"/>
    <w:rsid w:val="111EAFFA"/>
    <w:rsid w:val="114F6403"/>
    <w:rsid w:val="118190D9"/>
    <w:rsid w:val="11BAFE02"/>
    <w:rsid w:val="11CB2D90"/>
    <w:rsid w:val="120DA450"/>
    <w:rsid w:val="121D16AF"/>
    <w:rsid w:val="1227C417"/>
    <w:rsid w:val="12B7C0D5"/>
    <w:rsid w:val="12B904AC"/>
    <w:rsid w:val="1320815B"/>
    <w:rsid w:val="134AFC0C"/>
    <w:rsid w:val="13AFAE75"/>
    <w:rsid w:val="1424F782"/>
    <w:rsid w:val="1428B528"/>
    <w:rsid w:val="14347B87"/>
    <w:rsid w:val="143DA274"/>
    <w:rsid w:val="1448797E"/>
    <w:rsid w:val="146266D9"/>
    <w:rsid w:val="14E0D6E5"/>
    <w:rsid w:val="1525809A"/>
    <w:rsid w:val="152EA5BD"/>
    <w:rsid w:val="1546F389"/>
    <w:rsid w:val="15997334"/>
    <w:rsid w:val="15A988B6"/>
    <w:rsid w:val="15CFB73E"/>
    <w:rsid w:val="16145C1F"/>
    <w:rsid w:val="161590FD"/>
    <w:rsid w:val="162C72CA"/>
    <w:rsid w:val="165E4A5E"/>
    <w:rsid w:val="16C466CC"/>
    <w:rsid w:val="16EF9F0A"/>
    <w:rsid w:val="16FDECE0"/>
    <w:rsid w:val="16FE512C"/>
    <w:rsid w:val="1712AF03"/>
    <w:rsid w:val="173C8609"/>
    <w:rsid w:val="175BF9BC"/>
    <w:rsid w:val="177B7155"/>
    <w:rsid w:val="179487B0"/>
    <w:rsid w:val="17A4CDBD"/>
    <w:rsid w:val="17B35670"/>
    <w:rsid w:val="17CD2062"/>
    <w:rsid w:val="18080E8F"/>
    <w:rsid w:val="1821A5D3"/>
    <w:rsid w:val="182D8D87"/>
    <w:rsid w:val="1876CDFE"/>
    <w:rsid w:val="18ABC6E9"/>
    <w:rsid w:val="18D435ED"/>
    <w:rsid w:val="18E5AE95"/>
    <w:rsid w:val="19062316"/>
    <w:rsid w:val="190FA8D8"/>
    <w:rsid w:val="194E0834"/>
    <w:rsid w:val="19876126"/>
    <w:rsid w:val="1999F503"/>
    <w:rsid w:val="199E8AD1"/>
    <w:rsid w:val="19C4E83E"/>
    <w:rsid w:val="19F2594D"/>
    <w:rsid w:val="1A1C8CF2"/>
    <w:rsid w:val="1A2EBBB7"/>
    <w:rsid w:val="1A4FF71E"/>
    <w:rsid w:val="1A66E03F"/>
    <w:rsid w:val="1A6E0F2C"/>
    <w:rsid w:val="1A6E85F7"/>
    <w:rsid w:val="1A777FD6"/>
    <w:rsid w:val="1A8F7BF9"/>
    <w:rsid w:val="1A996596"/>
    <w:rsid w:val="1AC9776D"/>
    <w:rsid w:val="1ACA608B"/>
    <w:rsid w:val="1B11D7F2"/>
    <w:rsid w:val="1B4AEF2D"/>
    <w:rsid w:val="1B6CBE76"/>
    <w:rsid w:val="1B9F5E5A"/>
    <w:rsid w:val="1BA4C633"/>
    <w:rsid w:val="1BB1CB02"/>
    <w:rsid w:val="1BD14A70"/>
    <w:rsid w:val="1BD5FAB5"/>
    <w:rsid w:val="1BE4D8A9"/>
    <w:rsid w:val="1C0C0F4E"/>
    <w:rsid w:val="1C1F645A"/>
    <w:rsid w:val="1C5C6B92"/>
    <w:rsid w:val="1D381A66"/>
    <w:rsid w:val="1D7F91DE"/>
    <w:rsid w:val="1D8DACC4"/>
    <w:rsid w:val="1DA7DF4B"/>
    <w:rsid w:val="1DAFBE70"/>
    <w:rsid w:val="1DB0F892"/>
    <w:rsid w:val="1DE1D173"/>
    <w:rsid w:val="1DE4D214"/>
    <w:rsid w:val="1DEAB210"/>
    <w:rsid w:val="1E09B507"/>
    <w:rsid w:val="1E31B13E"/>
    <w:rsid w:val="1ECB7290"/>
    <w:rsid w:val="1ED61190"/>
    <w:rsid w:val="1EFA2E14"/>
    <w:rsid w:val="1F168DF5"/>
    <w:rsid w:val="1F20D44C"/>
    <w:rsid w:val="1F573DFC"/>
    <w:rsid w:val="1F62DBB3"/>
    <w:rsid w:val="1FAA1A1E"/>
    <w:rsid w:val="1FBCE03D"/>
    <w:rsid w:val="20B2A25C"/>
    <w:rsid w:val="20D221D6"/>
    <w:rsid w:val="20E7778B"/>
    <w:rsid w:val="2111340B"/>
    <w:rsid w:val="214A4259"/>
    <w:rsid w:val="214E294E"/>
    <w:rsid w:val="217254B6"/>
    <w:rsid w:val="21982384"/>
    <w:rsid w:val="219FE59F"/>
    <w:rsid w:val="223A99E7"/>
    <w:rsid w:val="22B137BD"/>
    <w:rsid w:val="22B5FF82"/>
    <w:rsid w:val="22F9EC43"/>
    <w:rsid w:val="2301AAEC"/>
    <w:rsid w:val="230A309E"/>
    <w:rsid w:val="2311F117"/>
    <w:rsid w:val="23241721"/>
    <w:rsid w:val="233C75CB"/>
    <w:rsid w:val="236D4A4A"/>
    <w:rsid w:val="23B7DB10"/>
    <w:rsid w:val="23C67B40"/>
    <w:rsid w:val="23CA19C5"/>
    <w:rsid w:val="23DEBD3A"/>
    <w:rsid w:val="2420AEEE"/>
    <w:rsid w:val="242B264D"/>
    <w:rsid w:val="24AAA713"/>
    <w:rsid w:val="24BC8864"/>
    <w:rsid w:val="24F2A2DB"/>
    <w:rsid w:val="24F8EAA1"/>
    <w:rsid w:val="250293F1"/>
    <w:rsid w:val="25224DCB"/>
    <w:rsid w:val="25CE5181"/>
    <w:rsid w:val="26779D1A"/>
    <w:rsid w:val="268540C6"/>
    <w:rsid w:val="27239C98"/>
    <w:rsid w:val="272BAE89"/>
    <w:rsid w:val="273E8ACF"/>
    <w:rsid w:val="2775C824"/>
    <w:rsid w:val="27862359"/>
    <w:rsid w:val="27902D25"/>
    <w:rsid w:val="27DEA3C6"/>
    <w:rsid w:val="2823E9BE"/>
    <w:rsid w:val="28398A49"/>
    <w:rsid w:val="285DB529"/>
    <w:rsid w:val="286B00A7"/>
    <w:rsid w:val="2870A6AC"/>
    <w:rsid w:val="28767B74"/>
    <w:rsid w:val="28A14CEA"/>
    <w:rsid w:val="28BCB85A"/>
    <w:rsid w:val="28CCD778"/>
    <w:rsid w:val="28E1CFEE"/>
    <w:rsid w:val="29042885"/>
    <w:rsid w:val="293A7528"/>
    <w:rsid w:val="29941485"/>
    <w:rsid w:val="29A0B3D8"/>
    <w:rsid w:val="29B4A424"/>
    <w:rsid w:val="2A377C5C"/>
    <w:rsid w:val="2A86F9EE"/>
    <w:rsid w:val="2AC42B12"/>
    <w:rsid w:val="2ACC2DB4"/>
    <w:rsid w:val="2AE3B223"/>
    <w:rsid w:val="2AFECB41"/>
    <w:rsid w:val="2B19DF37"/>
    <w:rsid w:val="2B5AF191"/>
    <w:rsid w:val="2B78BD01"/>
    <w:rsid w:val="2B90D871"/>
    <w:rsid w:val="2C4BBDFB"/>
    <w:rsid w:val="2C4BECB1"/>
    <w:rsid w:val="2C78A52D"/>
    <w:rsid w:val="2C7BB306"/>
    <w:rsid w:val="2CACEB0E"/>
    <w:rsid w:val="2CAE21B9"/>
    <w:rsid w:val="2CB8D092"/>
    <w:rsid w:val="2CC4DC51"/>
    <w:rsid w:val="2D16DD7B"/>
    <w:rsid w:val="2D203C0F"/>
    <w:rsid w:val="2D400C91"/>
    <w:rsid w:val="2D43A67A"/>
    <w:rsid w:val="2DA9983E"/>
    <w:rsid w:val="2DB2424B"/>
    <w:rsid w:val="2E756F73"/>
    <w:rsid w:val="2E7E88E0"/>
    <w:rsid w:val="2E8BDFF8"/>
    <w:rsid w:val="2F3C6573"/>
    <w:rsid w:val="2F8D4EAC"/>
    <w:rsid w:val="2F9B0FC5"/>
    <w:rsid w:val="2FE6413B"/>
    <w:rsid w:val="2FEDFD9F"/>
    <w:rsid w:val="2FFE86AD"/>
    <w:rsid w:val="30087239"/>
    <w:rsid w:val="304797C8"/>
    <w:rsid w:val="3052E022"/>
    <w:rsid w:val="30727B59"/>
    <w:rsid w:val="30DAC373"/>
    <w:rsid w:val="30ECA4E7"/>
    <w:rsid w:val="30ECA799"/>
    <w:rsid w:val="31265AD9"/>
    <w:rsid w:val="3159F193"/>
    <w:rsid w:val="3178B44B"/>
    <w:rsid w:val="31795A23"/>
    <w:rsid w:val="31AFC2E7"/>
    <w:rsid w:val="31D94A6A"/>
    <w:rsid w:val="31FCAA1A"/>
    <w:rsid w:val="3215DE3D"/>
    <w:rsid w:val="32289364"/>
    <w:rsid w:val="3246D1AC"/>
    <w:rsid w:val="32610321"/>
    <w:rsid w:val="3272B90B"/>
    <w:rsid w:val="32D9C1ED"/>
    <w:rsid w:val="332C79B1"/>
    <w:rsid w:val="3377008C"/>
    <w:rsid w:val="337B841D"/>
    <w:rsid w:val="338B6483"/>
    <w:rsid w:val="3391DFC3"/>
    <w:rsid w:val="339EE7BD"/>
    <w:rsid w:val="33FA557D"/>
    <w:rsid w:val="3413C288"/>
    <w:rsid w:val="341D314D"/>
    <w:rsid w:val="347BFB65"/>
    <w:rsid w:val="34B34161"/>
    <w:rsid w:val="34D85CF5"/>
    <w:rsid w:val="3501A078"/>
    <w:rsid w:val="35843FB8"/>
    <w:rsid w:val="3599041B"/>
    <w:rsid w:val="35B5F0FC"/>
    <w:rsid w:val="3628AC7A"/>
    <w:rsid w:val="3631A544"/>
    <w:rsid w:val="368F5CEE"/>
    <w:rsid w:val="369D2A6B"/>
    <w:rsid w:val="36D00AA4"/>
    <w:rsid w:val="370203F3"/>
    <w:rsid w:val="3721562A"/>
    <w:rsid w:val="37484986"/>
    <w:rsid w:val="37643F58"/>
    <w:rsid w:val="379CD91F"/>
    <w:rsid w:val="37A8D3C1"/>
    <w:rsid w:val="37E4E8D3"/>
    <w:rsid w:val="37FFBF1A"/>
    <w:rsid w:val="384CF5FD"/>
    <w:rsid w:val="3879D938"/>
    <w:rsid w:val="3897009C"/>
    <w:rsid w:val="38DD97C2"/>
    <w:rsid w:val="38FFEB17"/>
    <w:rsid w:val="392228C3"/>
    <w:rsid w:val="39351A69"/>
    <w:rsid w:val="39386DA4"/>
    <w:rsid w:val="397D59B7"/>
    <w:rsid w:val="3991061E"/>
    <w:rsid w:val="39A41498"/>
    <w:rsid w:val="3A0E92DD"/>
    <w:rsid w:val="3A14FDD9"/>
    <w:rsid w:val="3A1C2D1D"/>
    <w:rsid w:val="3A594B59"/>
    <w:rsid w:val="3A677CB1"/>
    <w:rsid w:val="3A7332FA"/>
    <w:rsid w:val="3A7BB6C2"/>
    <w:rsid w:val="3AB6A78F"/>
    <w:rsid w:val="3AC42706"/>
    <w:rsid w:val="3ADA3D8B"/>
    <w:rsid w:val="3B07093E"/>
    <w:rsid w:val="3BB88B60"/>
    <w:rsid w:val="3BE2E8A2"/>
    <w:rsid w:val="3C136831"/>
    <w:rsid w:val="3C48EFB1"/>
    <w:rsid w:val="3C93C4DF"/>
    <w:rsid w:val="3CAE220F"/>
    <w:rsid w:val="3CD8EC91"/>
    <w:rsid w:val="3CDF3894"/>
    <w:rsid w:val="3CF8C15A"/>
    <w:rsid w:val="3D5E8C3E"/>
    <w:rsid w:val="3D896954"/>
    <w:rsid w:val="3D900C6B"/>
    <w:rsid w:val="3DB294A7"/>
    <w:rsid w:val="3E1AA8E6"/>
    <w:rsid w:val="3E1AE7F3"/>
    <w:rsid w:val="3E2CFD9F"/>
    <w:rsid w:val="3E770E58"/>
    <w:rsid w:val="3EA2CED8"/>
    <w:rsid w:val="3F0880B4"/>
    <w:rsid w:val="3F0AD61E"/>
    <w:rsid w:val="3F3AD3AE"/>
    <w:rsid w:val="3F3D208C"/>
    <w:rsid w:val="3F791323"/>
    <w:rsid w:val="3FD9EFA6"/>
    <w:rsid w:val="3FFC69CE"/>
    <w:rsid w:val="405E895D"/>
    <w:rsid w:val="409556F9"/>
    <w:rsid w:val="409A63AC"/>
    <w:rsid w:val="40B8CE5A"/>
    <w:rsid w:val="40CC78DF"/>
    <w:rsid w:val="40EBD5BF"/>
    <w:rsid w:val="40F32F2A"/>
    <w:rsid w:val="40FA9C8C"/>
    <w:rsid w:val="41218473"/>
    <w:rsid w:val="412E64EB"/>
    <w:rsid w:val="4141E055"/>
    <w:rsid w:val="4146C960"/>
    <w:rsid w:val="4148FC07"/>
    <w:rsid w:val="417AA348"/>
    <w:rsid w:val="41D66832"/>
    <w:rsid w:val="41DD74B3"/>
    <w:rsid w:val="42150847"/>
    <w:rsid w:val="4226AFA7"/>
    <w:rsid w:val="42A6E5FE"/>
    <w:rsid w:val="42C56F8D"/>
    <w:rsid w:val="43042668"/>
    <w:rsid w:val="431E391B"/>
    <w:rsid w:val="43734397"/>
    <w:rsid w:val="43908BF8"/>
    <w:rsid w:val="43D31CE2"/>
    <w:rsid w:val="43E21730"/>
    <w:rsid w:val="43ECD9F1"/>
    <w:rsid w:val="440051D4"/>
    <w:rsid w:val="4403579B"/>
    <w:rsid w:val="440450F4"/>
    <w:rsid w:val="440A5F2D"/>
    <w:rsid w:val="44D8B097"/>
    <w:rsid w:val="45291451"/>
    <w:rsid w:val="45C74971"/>
    <w:rsid w:val="463C56F3"/>
    <w:rsid w:val="466403EF"/>
    <w:rsid w:val="46A7DB6C"/>
    <w:rsid w:val="46B8D2F1"/>
    <w:rsid w:val="46EEB463"/>
    <w:rsid w:val="46FC5E65"/>
    <w:rsid w:val="476079F8"/>
    <w:rsid w:val="47714091"/>
    <w:rsid w:val="47794105"/>
    <w:rsid w:val="478F89BB"/>
    <w:rsid w:val="4793566D"/>
    <w:rsid w:val="47AABD9D"/>
    <w:rsid w:val="47B4DD07"/>
    <w:rsid w:val="4840643A"/>
    <w:rsid w:val="484D4F63"/>
    <w:rsid w:val="484F6CFC"/>
    <w:rsid w:val="48531944"/>
    <w:rsid w:val="4855A49E"/>
    <w:rsid w:val="486660C7"/>
    <w:rsid w:val="488FC133"/>
    <w:rsid w:val="48B68869"/>
    <w:rsid w:val="48D1C771"/>
    <w:rsid w:val="48EF2CF9"/>
    <w:rsid w:val="490926AD"/>
    <w:rsid w:val="4920596A"/>
    <w:rsid w:val="49423035"/>
    <w:rsid w:val="4947BFA0"/>
    <w:rsid w:val="49515516"/>
    <w:rsid w:val="4973D87E"/>
    <w:rsid w:val="49DEDD77"/>
    <w:rsid w:val="49FFCEBF"/>
    <w:rsid w:val="4A100D6F"/>
    <w:rsid w:val="4A3B7A5B"/>
    <w:rsid w:val="4A4B5BBF"/>
    <w:rsid w:val="4A4BC55C"/>
    <w:rsid w:val="4A5EA8CD"/>
    <w:rsid w:val="4AA917A3"/>
    <w:rsid w:val="4AD21538"/>
    <w:rsid w:val="4B6A5392"/>
    <w:rsid w:val="4B9B988E"/>
    <w:rsid w:val="4BB14BC0"/>
    <w:rsid w:val="4BCDAB19"/>
    <w:rsid w:val="4BFE78D6"/>
    <w:rsid w:val="4C2890FC"/>
    <w:rsid w:val="4C71851E"/>
    <w:rsid w:val="4C8F40B2"/>
    <w:rsid w:val="4CC6F7AE"/>
    <w:rsid w:val="4CDCE423"/>
    <w:rsid w:val="4D0207FF"/>
    <w:rsid w:val="4D1D1752"/>
    <w:rsid w:val="4D2AB7D3"/>
    <w:rsid w:val="4D2FB7B5"/>
    <w:rsid w:val="4D3F9A2F"/>
    <w:rsid w:val="4D41D2A2"/>
    <w:rsid w:val="4D4BBF21"/>
    <w:rsid w:val="4D72B109"/>
    <w:rsid w:val="4DC48ADD"/>
    <w:rsid w:val="4E084413"/>
    <w:rsid w:val="4E2DA950"/>
    <w:rsid w:val="4E5CF5C0"/>
    <w:rsid w:val="4E6CC23D"/>
    <w:rsid w:val="4E6F513E"/>
    <w:rsid w:val="4E8C9D12"/>
    <w:rsid w:val="4EA833DE"/>
    <w:rsid w:val="4EA92817"/>
    <w:rsid w:val="4EC277EF"/>
    <w:rsid w:val="4EE27D53"/>
    <w:rsid w:val="4F32E4D5"/>
    <w:rsid w:val="4F625A35"/>
    <w:rsid w:val="4F6EC430"/>
    <w:rsid w:val="4F7A1ECF"/>
    <w:rsid w:val="4F8C2165"/>
    <w:rsid w:val="4F9CB2AE"/>
    <w:rsid w:val="4FB279FA"/>
    <w:rsid w:val="4FC3A766"/>
    <w:rsid w:val="4FCF0804"/>
    <w:rsid w:val="500424E6"/>
    <w:rsid w:val="503B08CB"/>
    <w:rsid w:val="5045504B"/>
    <w:rsid w:val="50975117"/>
    <w:rsid w:val="50976210"/>
    <w:rsid w:val="50CFAE8E"/>
    <w:rsid w:val="50F9D155"/>
    <w:rsid w:val="512A3430"/>
    <w:rsid w:val="513C1506"/>
    <w:rsid w:val="51564471"/>
    <w:rsid w:val="51FF7BBA"/>
    <w:rsid w:val="5206E79E"/>
    <w:rsid w:val="52074E19"/>
    <w:rsid w:val="5233B3B5"/>
    <w:rsid w:val="52656214"/>
    <w:rsid w:val="527672C3"/>
    <w:rsid w:val="5287E1DA"/>
    <w:rsid w:val="52B297D4"/>
    <w:rsid w:val="52DB5D8A"/>
    <w:rsid w:val="5376E8FB"/>
    <w:rsid w:val="53802E22"/>
    <w:rsid w:val="53CBE3FA"/>
    <w:rsid w:val="53D6B567"/>
    <w:rsid w:val="53FF93E1"/>
    <w:rsid w:val="5457B88D"/>
    <w:rsid w:val="54BC6B98"/>
    <w:rsid w:val="5505C54E"/>
    <w:rsid w:val="5512F72E"/>
    <w:rsid w:val="55D56FCF"/>
    <w:rsid w:val="55E15C13"/>
    <w:rsid w:val="55F21126"/>
    <w:rsid w:val="561AB11D"/>
    <w:rsid w:val="56629987"/>
    <w:rsid w:val="568B9833"/>
    <w:rsid w:val="569E30FC"/>
    <w:rsid w:val="56C88C83"/>
    <w:rsid w:val="56E3CEF2"/>
    <w:rsid w:val="56ECD172"/>
    <w:rsid w:val="573C8EC7"/>
    <w:rsid w:val="57481615"/>
    <w:rsid w:val="5785F644"/>
    <w:rsid w:val="57CF620A"/>
    <w:rsid w:val="57D2E519"/>
    <w:rsid w:val="57E52930"/>
    <w:rsid w:val="5808F312"/>
    <w:rsid w:val="583B49C2"/>
    <w:rsid w:val="58C32F92"/>
    <w:rsid w:val="5936D4FD"/>
    <w:rsid w:val="5970C8C8"/>
    <w:rsid w:val="59782E2E"/>
    <w:rsid w:val="5985F071"/>
    <w:rsid w:val="599AE337"/>
    <w:rsid w:val="5ADC8C8D"/>
    <w:rsid w:val="5AEC0C78"/>
    <w:rsid w:val="5B073F62"/>
    <w:rsid w:val="5B2FF48C"/>
    <w:rsid w:val="5B467060"/>
    <w:rsid w:val="5B4815F7"/>
    <w:rsid w:val="5B5A0724"/>
    <w:rsid w:val="5BC1B309"/>
    <w:rsid w:val="5BD5EC8F"/>
    <w:rsid w:val="5BF28C15"/>
    <w:rsid w:val="5C02658B"/>
    <w:rsid w:val="5C181343"/>
    <w:rsid w:val="5C6DA055"/>
    <w:rsid w:val="5CC7F342"/>
    <w:rsid w:val="5CEBE22D"/>
    <w:rsid w:val="5CF844CD"/>
    <w:rsid w:val="5D528DD8"/>
    <w:rsid w:val="5D7092FD"/>
    <w:rsid w:val="5D7D41A2"/>
    <w:rsid w:val="5DC176DA"/>
    <w:rsid w:val="5DE08A2F"/>
    <w:rsid w:val="5DE82C9F"/>
    <w:rsid w:val="5DEC072A"/>
    <w:rsid w:val="5DEDE557"/>
    <w:rsid w:val="5E550C58"/>
    <w:rsid w:val="5E784220"/>
    <w:rsid w:val="5EC92A0F"/>
    <w:rsid w:val="5EDABD9B"/>
    <w:rsid w:val="5F6F9C5E"/>
    <w:rsid w:val="5FB129D2"/>
    <w:rsid w:val="5FD36EFB"/>
    <w:rsid w:val="5FFD8F2E"/>
    <w:rsid w:val="601FF63D"/>
    <w:rsid w:val="6047DADD"/>
    <w:rsid w:val="605F3828"/>
    <w:rsid w:val="60BB8885"/>
    <w:rsid w:val="614B41B1"/>
    <w:rsid w:val="6183CCCC"/>
    <w:rsid w:val="618AD6C1"/>
    <w:rsid w:val="61B8EE8C"/>
    <w:rsid w:val="61F1D9B2"/>
    <w:rsid w:val="62515E43"/>
    <w:rsid w:val="630F6428"/>
    <w:rsid w:val="633373C4"/>
    <w:rsid w:val="6335640A"/>
    <w:rsid w:val="6370328E"/>
    <w:rsid w:val="63954A0E"/>
    <w:rsid w:val="6472AE03"/>
    <w:rsid w:val="649A3897"/>
    <w:rsid w:val="64BCFE77"/>
    <w:rsid w:val="64C93B52"/>
    <w:rsid w:val="64FE533D"/>
    <w:rsid w:val="65177AEB"/>
    <w:rsid w:val="651F0A10"/>
    <w:rsid w:val="654BA5C9"/>
    <w:rsid w:val="655B2DFB"/>
    <w:rsid w:val="65759647"/>
    <w:rsid w:val="6599A738"/>
    <w:rsid w:val="65A3B287"/>
    <w:rsid w:val="65CC5F49"/>
    <w:rsid w:val="65EB370D"/>
    <w:rsid w:val="65FF43E6"/>
    <w:rsid w:val="660B2863"/>
    <w:rsid w:val="661FFB0B"/>
    <w:rsid w:val="668CF274"/>
    <w:rsid w:val="6772DC01"/>
    <w:rsid w:val="677BE606"/>
    <w:rsid w:val="6781E092"/>
    <w:rsid w:val="679CF5F2"/>
    <w:rsid w:val="67C19264"/>
    <w:rsid w:val="67C99F51"/>
    <w:rsid w:val="67CFAD30"/>
    <w:rsid w:val="67D28144"/>
    <w:rsid w:val="6843BC15"/>
    <w:rsid w:val="685D89B3"/>
    <w:rsid w:val="68F17E06"/>
    <w:rsid w:val="692CA365"/>
    <w:rsid w:val="6993D0B4"/>
    <w:rsid w:val="699A0BB8"/>
    <w:rsid w:val="69CDBFE3"/>
    <w:rsid w:val="69DB92F2"/>
    <w:rsid w:val="6A5959CE"/>
    <w:rsid w:val="6A9431BB"/>
    <w:rsid w:val="6ABB17E6"/>
    <w:rsid w:val="6AF0D3F2"/>
    <w:rsid w:val="6B08BC21"/>
    <w:rsid w:val="6B4009FF"/>
    <w:rsid w:val="6B85E176"/>
    <w:rsid w:val="6BBD65D3"/>
    <w:rsid w:val="6BCE97AD"/>
    <w:rsid w:val="6C121B13"/>
    <w:rsid w:val="6C399817"/>
    <w:rsid w:val="6C5CD8B9"/>
    <w:rsid w:val="6CB79DDD"/>
    <w:rsid w:val="6CBFE95D"/>
    <w:rsid w:val="6D4ECFE9"/>
    <w:rsid w:val="6D84B040"/>
    <w:rsid w:val="6DC5DB96"/>
    <w:rsid w:val="6DDB2600"/>
    <w:rsid w:val="6E15007B"/>
    <w:rsid w:val="6E21933F"/>
    <w:rsid w:val="6E230463"/>
    <w:rsid w:val="6E3DD679"/>
    <w:rsid w:val="6E5EF4B5"/>
    <w:rsid w:val="6E64845B"/>
    <w:rsid w:val="6E6D6C5E"/>
    <w:rsid w:val="6E83C848"/>
    <w:rsid w:val="6E8D50B8"/>
    <w:rsid w:val="6ED0CABE"/>
    <w:rsid w:val="6F21FAF8"/>
    <w:rsid w:val="6F5E3ADA"/>
    <w:rsid w:val="6FB86C64"/>
    <w:rsid w:val="700FF53A"/>
    <w:rsid w:val="70180676"/>
    <w:rsid w:val="70680AA2"/>
    <w:rsid w:val="709E43DA"/>
    <w:rsid w:val="70D48636"/>
    <w:rsid w:val="70F3AA13"/>
    <w:rsid w:val="70F41867"/>
    <w:rsid w:val="7134C2F1"/>
    <w:rsid w:val="718898BF"/>
    <w:rsid w:val="71A09521"/>
    <w:rsid w:val="71E1E02E"/>
    <w:rsid w:val="71E543BA"/>
    <w:rsid w:val="71EC770C"/>
    <w:rsid w:val="721063E9"/>
    <w:rsid w:val="7234D0C8"/>
    <w:rsid w:val="7242FFFF"/>
    <w:rsid w:val="72633C67"/>
    <w:rsid w:val="72A8EF44"/>
    <w:rsid w:val="72B78A09"/>
    <w:rsid w:val="72CA71FA"/>
    <w:rsid w:val="733CAA5C"/>
    <w:rsid w:val="733E9FE7"/>
    <w:rsid w:val="7359A2C1"/>
    <w:rsid w:val="7371FAD4"/>
    <w:rsid w:val="73B85981"/>
    <w:rsid w:val="73BD2FE6"/>
    <w:rsid w:val="73D00271"/>
    <w:rsid w:val="73DAD9DC"/>
    <w:rsid w:val="73E86D12"/>
    <w:rsid w:val="74124C35"/>
    <w:rsid w:val="745B6DF9"/>
    <w:rsid w:val="746A6DCE"/>
    <w:rsid w:val="7477C93E"/>
    <w:rsid w:val="747CC458"/>
    <w:rsid w:val="74A20159"/>
    <w:rsid w:val="74EFF40D"/>
    <w:rsid w:val="7526DCB9"/>
    <w:rsid w:val="752A6A8F"/>
    <w:rsid w:val="752E10C6"/>
    <w:rsid w:val="7531D8CB"/>
    <w:rsid w:val="75F676B7"/>
    <w:rsid w:val="7639A02B"/>
    <w:rsid w:val="764720AF"/>
    <w:rsid w:val="76474156"/>
    <w:rsid w:val="76752E94"/>
    <w:rsid w:val="76915511"/>
    <w:rsid w:val="769380CE"/>
    <w:rsid w:val="76C28721"/>
    <w:rsid w:val="76E772B0"/>
    <w:rsid w:val="771FFE4E"/>
    <w:rsid w:val="772201A8"/>
    <w:rsid w:val="7732C623"/>
    <w:rsid w:val="773A6DD7"/>
    <w:rsid w:val="774E5205"/>
    <w:rsid w:val="778E6478"/>
    <w:rsid w:val="77B7168A"/>
    <w:rsid w:val="77E091F9"/>
    <w:rsid w:val="7822B2A3"/>
    <w:rsid w:val="7834FEAD"/>
    <w:rsid w:val="78474A13"/>
    <w:rsid w:val="7864D72D"/>
    <w:rsid w:val="795F15DF"/>
    <w:rsid w:val="795F1C86"/>
    <w:rsid w:val="79A8EE7A"/>
    <w:rsid w:val="79AB3750"/>
    <w:rsid w:val="79ACF61D"/>
    <w:rsid w:val="79B84A1B"/>
    <w:rsid w:val="79BB0A4F"/>
    <w:rsid w:val="7A1D4C7D"/>
    <w:rsid w:val="7A2915AD"/>
    <w:rsid w:val="7A2B88AF"/>
    <w:rsid w:val="7A58B2C6"/>
    <w:rsid w:val="7A6412F0"/>
    <w:rsid w:val="7A8A1A5B"/>
    <w:rsid w:val="7A99D83A"/>
    <w:rsid w:val="7AEEE8A2"/>
    <w:rsid w:val="7AF98AD3"/>
    <w:rsid w:val="7AFF7021"/>
    <w:rsid w:val="7B00B8B7"/>
    <w:rsid w:val="7B6034CD"/>
    <w:rsid w:val="7BC86790"/>
    <w:rsid w:val="7BCA0CF0"/>
    <w:rsid w:val="7C69D5DB"/>
    <w:rsid w:val="7C85BE2A"/>
    <w:rsid w:val="7C8C15CD"/>
    <w:rsid w:val="7C95914F"/>
    <w:rsid w:val="7CA97A00"/>
    <w:rsid w:val="7CE1643A"/>
    <w:rsid w:val="7CE90B91"/>
    <w:rsid w:val="7CF82EDE"/>
    <w:rsid w:val="7D75B54B"/>
    <w:rsid w:val="7D7A7C80"/>
    <w:rsid w:val="7E1ED6B9"/>
    <w:rsid w:val="7E54525A"/>
    <w:rsid w:val="7EB54891"/>
    <w:rsid w:val="7EEA51A0"/>
    <w:rsid w:val="7F252A03"/>
    <w:rsid w:val="7F3AF7BA"/>
    <w:rsid w:val="7F97BE0F"/>
    <w:rsid w:val="7F9E5E7D"/>
    <w:rsid w:val="7FD256D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0C58"/>
  <w15:chartTrackingRefBased/>
  <w15:docId w15:val="{C0D22CC7-A55A-4648-AC9A-3656EF930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5997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5997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5997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5997334"/>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5997334"/>
    <w:pPr>
      <w:ind w:left="720"/>
      <w:contextualSpacing/>
    </w:pPr>
  </w:style>
  <w:style w:type="character" w:styleId="Hyperlink">
    <w:name w:val="Hyperlink"/>
    <w:basedOn w:val="DefaultParagraphFont"/>
    <w:uiPriority w:val="99"/>
    <w:unhideWhenUsed/>
    <w:rsid w:val="11BAFE0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53FFD"/>
    <w:pPr>
      <w:spacing w:after="0" w:line="240" w:lineRule="auto"/>
    </w:pPr>
  </w:style>
  <w:style w:type="paragraph" w:styleId="CommentSubject">
    <w:name w:val="annotation subject"/>
    <w:basedOn w:val="CommentText"/>
    <w:next w:val="CommentText"/>
    <w:link w:val="CommentSubjectChar"/>
    <w:uiPriority w:val="99"/>
    <w:semiHidden/>
    <w:unhideWhenUsed/>
    <w:rsid w:val="00E5108C"/>
    <w:rPr>
      <w:b/>
      <w:bCs/>
    </w:rPr>
  </w:style>
  <w:style w:type="character" w:customStyle="1" w:styleId="CommentSubjectChar">
    <w:name w:val="Comment Subject Char"/>
    <w:basedOn w:val="CommentTextChar"/>
    <w:link w:val="CommentSubject"/>
    <w:uiPriority w:val="99"/>
    <w:semiHidden/>
    <w:rsid w:val="00E5108C"/>
    <w:rPr>
      <w:b/>
      <w:bCs/>
      <w:sz w:val="20"/>
      <w:szCs w:val="20"/>
    </w:rPr>
  </w:style>
  <w:style w:type="paragraph" w:styleId="Header">
    <w:name w:val="header"/>
    <w:basedOn w:val="Normal"/>
    <w:link w:val="HeaderChar"/>
    <w:uiPriority w:val="99"/>
    <w:unhideWhenUsed/>
    <w:rsid w:val="001B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BF8"/>
  </w:style>
  <w:style w:type="paragraph" w:styleId="Footer">
    <w:name w:val="footer"/>
    <w:basedOn w:val="Normal"/>
    <w:link w:val="FooterChar"/>
    <w:uiPriority w:val="99"/>
    <w:unhideWhenUsed/>
    <w:rsid w:val="001B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BF8"/>
  </w:style>
  <w:style w:type="paragraph" w:styleId="Title">
    <w:name w:val="Title"/>
    <w:basedOn w:val="Normal"/>
    <w:next w:val="Normal"/>
    <w:link w:val="TitleChar"/>
    <w:uiPriority w:val="10"/>
    <w:qFormat/>
    <w:rsid w:val="003C37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76C"/>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EF47F5"/>
    <w:rPr>
      <w:color w:val="605E5C"/>
      <w:shd w:val="clear" w:color="auto" w:fill="E1DFDD"/>
    </w:rPr>
  </w:style>
  <w:style w:type="paragraph" w:styleId="TOCHeading">
    <w:name w:val="TOC Heading"/>
    <w:basedOn w:val="Heading1"/>
    <w:next w:val="Normal"/>
    <w:uiPriority w:val="39"/>
    <w:unhideWhenUsed/>
    <w:qFormat/>
    <w:rsid w:val="009221A9"/>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9221A9"/>
    <w:pPr>
      <w:spacing w:after="100"/>
    </w:pPr>
  </w:style>
  <w:style w:type="paragraph" w:styleId="TOC3">
    <w:name w:val="toc 3"/>
    <w:basedOn w:val="Normal"/>
    <w:next w:val="Normal"/>
    <w:autoRedefine/>
    <w:uiPriority w:val="39"/>
    <w:unhideWhenUsed/>
    <w:rsid w:val="009221A9"/>
    <w:pPr>
      <w:spacing w:after="100"/>
      <w:ind w:left="480"/>
    </w:pPr>
  </w:style>
  <w:style w:type="paragraph" w:styleId="TOC2">
    <w:name w:val="toc 2"/>
    <w:basedOn w:val="Normal"/>
    <w:next w:val="Normal"/>
    <w:autoRedefine/>
    <w:uiPriority w:val="39"/>
    <w:unhideWhenUsed/>
    <w:rsid w:val="009221A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utschin@iiasa.ac.at"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3E99023DB32044994FE2A5A2CAFE12" ma:contentTypeVersion="12" ma:contentTypeDescription="Create a new document." ma:contentTypeScope="" ma:versionID="61c0fe7d6c7d2699de20a649a78668ff">
  <xsd:schema xmlns:xsd="http://www.w3.org/2001/XMLSchema" xmlns:xs="http://www.w3.org/2001/XMLSchema" xmlns:p="http://schemas.microsoft.com/office/2006/metadata/properties" xmlns:ns2="143caee4-e1fc-443d-9f67-b061090fe4b0" xmlns:ns3="84bea214-52e5-48e5-a855-815fa3de3337" targetNamespace="http://schemas.microsoft.com/office/2006/metadata/properties" ma:root="true" ma:fieldsID="bdb81c0549def364a2b9050efb1066cd" ns2:_="" ns3:_="">
    <xsd:import namespace="143caee4-e1fc-443d-9f67-b061090fe4b0"/>
    <xsd:import namespace="84bea214-52e5-48e5-a855-815fa3de33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caee4-e1fc-443d-9f67-b061090fe4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bea214-52e5-48e5-a855-815fa3de333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2a1d459-6f91-463a-a15f-c622a2ccf77d}" ma:internalName="TaxCatchAll" ma:showField="CatchAllData" ma:web="84bea214-52e5-48e5-a855-815fa3de33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3caee4-e1fc-443d-9f67-b061090fe4b0">
      <Terms xmlns="http://schemas.microsoft.com/office/infopath/2007/PartnerControls"/>
    </lcf76f155ced4ddcb4097134ff3c332f>
    <TaxCatchAll xmlns="84bea214-52e5-48e5-a855-815fa3de333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9E7B65-0342-45C3-8B1A-8EF1094265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caee4-e1fc-443d-9f67-b061090fe4b0"/>
    <ds:schemaRef ds:uri="84bea214-52e5-48e5-a855-815fa3de33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66CBAC-F64D-403E-A0A1-DFD7757D1755}">
  <ds:schemaRefs>
    <ds:schemaRef ds:uri="http://schemas.microsoft.com/office/2006/metadata/properties"/>
    <ds:schemaRef ds:uri="http://schemas.microsoft.com/office/infopath/2007/PartnerControls"/>
    <ds:schemaRef ds:uri="143caee4-e1fc-443d-9f67-b061090fe4b0"/>
    <ds:schemaRef ds:uri="84bea214-52e5-48e5-a855-815fa3de3337"/>
  </ds:schemaRefs>
</ds:datastoreItem>
</file>

<file path=customXml/itemProps3.xml><?xml version="1.0" encoding="utf-8"?>
<ds:datastoreItem xmlns:ds="http://schemas.openxmlformats.org/officeDocument/2006/customXml" ds:itemID="{2EE30548-22EA-4D63-AA64-812C25AED89C}">
  <ds:schemaRefs>
    <ds:schemaRef ds:uri="http://schemas.openxmlformats.org/officeDocument/2006/bibliography"/>
  </ds:schemaRefs>
</ds:datastoreItem>
</file>

<file path=customXml/itemProps4.xml><?xml version="1.0" encoding="utf-8"?>
<ds:datastoreItem xmlns:ds="http://schemas.openxmlformats.org/officeDocument/2006/customXml" ds:itemID="{F9983C6F-B902-477D-85B0-1316BDE3D1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3514</TotalTime>
  <Pages>13</Pages>
  <Words>2244</Words>
  <Characters>12795</Characters>
  <Application>Microsoft Office Word</Application>
  <DocSecurity>0</DocSecurity>
  <Lines>106</Lines>
  <Paragraphs>30</Paragraphs>
  <ScaleCrop>false</ScaleCrop>
  <Company/>
  <LinksUpToDate>false</LinksUpToDate>
  <CharactersWithSpaces>15009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leonatenkhoff</dc:creator>
  <cp:keywords/>
  <dc:description/>
  <cp:lastModifiedBy>BRUTSCHIN Elina</cp:lastModifiedBy>
  <cp:revision>12</cp:revision>
  <dcterms:created xsi:type="dcterms:W3CDTF">2026-03-13T21:30:00Z</dcterms:created>
  <dcterms:modified xsi:type="dcterms:W3CDTF">2026-03-25T13:40:00Z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0x010100143E99023DB32044994FE2A5A2CAFE12</vt:lpwstr>
  </property>
  <property fmtid="{D5CDD505-2E9C-101B-9397-08002B2CF9AE}" pid="3" name="MediaServiceImageTags">
    <vt:lpwstr/>
  </property>
</Properties>
</file>